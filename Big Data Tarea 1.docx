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0338" w:rsidRDefault="00CB0338" w:rsidP="00CB0338">
      <w:pPr>
        <w:spacing w:line="360" w:lineRule="auto"/>
        <w:rPr>
          <w:rFonts w:ascii="Arial" w:hAnsi="Arial" w:cs="Arial"/>
          <w:sz w:val="18"/>
          <w:lang w:val="es-CR"/>
        </w:rPr>
      </w:pPr>
      <w:r w:rsidRPr="00576971">
        <w:rPr>
          <w:rFonts w:ascii="Arial" w:hAnsi="Arial" w:cs="Arial"/>
          <w:noProof/>
          <w:sz w:val="18"/>
          <w:lang w:val="es-CR"/>
        </w:rPr>
        <w:drawing>
          <wp:inline distT="0" distB="0" distL="0" distR="0" wp14:anchorId="291D4261" wp14:editId="628853C9">
            <wp:extent cx="1362042" cy="117565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97137" cy="1205949"/>
                    </a:xfrm>
                    <a:prstGeom prst="rect">
                      <a:avLst/>
                    </a:prstGeom>
                  </pic:spPr>
                </pic:pic>
              </a:graphicData>
            </a:graphic>
          </wp:inline>
        </w:drawing>
      </w:r>
      <w:r>
        <w:rPr>
          <w:rFonts w:ascii="Arial" w:hAnsi="Arial" w:cs="Arial"/>
          <w:sz w:val="18"/>
          <w:lang w:val="es-CR"/>
        </w:rPr>
        <w:t xml:space="preserve">                                                                                                    </w:t>
      </w:r>
      <w:r w:rsidRPr="00576971">
        <w:rPr>
          <w:rFonts w:ascii="Arial" w:hAnsi="Arial" w:cs="Arial"/>
          <w:noProof/>
          <w:sz w:val="18"/>
          <w:lang w:val="es-CR"/>
        </w:rPr>
        <w:drawing>
          <wp:inline distT="0" distB="0" distL="0" distR="0" wp14:anchorId="70081BCA" wp14:editId="021F0468">
            <wp:extent cx="1262743" cy="1216221"/>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91949" cy="1244351"/>
                    </a:xfrm>
                    <a:prstGeom prst="rect">
                      <a:avLst/>
                    </a:prstGeom>
                  </pic:spPr>
                </pic:pic>
              </a:graphicData>
            </a:graphic>
          </wp:inline>
        </w:drawing>
      </w:r>
    </w:p>
    <w:p w:rsidR="00CB0338" w:rsidRPr="006C1D98" w:rsidRDefault="00CB0338" w:rsidP="00CB0338">
      <w:pPr>
        <w:spacing w:line="360" w:lineRule="auto"/>
        <w:jc w:val="center"/>
        <w:rPr>
          <w:rFonts w:ascii="Arial" w:hAnsi="Arial" w:cs="Arial"/>
          <w:sz w:val="24"/>
          <w:szCs w:val="24"/>
          <w:lang w:val="es-CR"/>
        </w:rPr>
      </w:pPr>
      <w:r w:rsidRPr="00576971">
        <w:rPr>
          <w:rFonts w:ascii="Arial" w:hAnsi="Arial" w:cs="Arial"/>
          <w:sz w:val="18"/>
          <w:lang w:val="es-CR"/>
        </w:rPr>
        <w:t>UNIVERSIDAD ESTATAL A DISTANCIA</w:t>
      </w:r>
    </w:p>
    <w:p w:rsidR="00CB0338" w:rsidRPr="00576971" w:rsidRDefault="00CB0338" w:rsidP="00CB0338">
      <w:pPr>
        <w:pStyle w:val="NormalWeb"/>
        <w:spacing w:line="360" w:lineRule="auto"/>
        <w:jc w:val="center"/>
        <w:rPr>
          <w:rFonts w:ascii="Arial" w:hAnsi="Arial" w:cs="Arial"/>
          <w:sz w:val="18"/>
          <w:lang w:val="es-CR"/>
        </w:rPr>
      </w:pPr>
      <w:r w:rsidRPr="00576971">
        <w:rPr>
          <w:rFonts w:ascii="Arial" w:hAnsi="Arial" w:cs="Arial"/>
          <w:sz w:val="18"/>
          <w:lang w:val="es-CR"/>
        </w:rPr>
        <w:t>ESCUELA DE CIENCIAS EXACTAS Y NATURALES</w:t>
      </w:r>
    </w:p>
    <w:p w:rsidR="00CB0338" w:rsidRPr="00576971" w:rsidRDefault="00CB0338" w:rsidP="00CB0338">
      <w:pPr>
        <w:pStyle w:val="NormalWeb"/>
        <w:spacing w:line="360" w:lineRule="auto"/>
        <w:jc w:val="center"/>
        <w:rPr>
          <w:rFonts w:ascii="Arial" w:hAnsi="Arial" w:cs="Arial"/>
          <w:sz w:val="18"/>
          <w:lang w:val="es-CR"/>
        </w:rPr>
      </w:pPr>
      <w:r w:rsidRPr="00576971">
        <w:rPr>
          <w:rFonts w:ascii="Arial" w:hAnsi="Arial" w:cs="Arial"/>
          <w:sz w:val="18"/>
          <w:lang w:val="es-CR"/>
        </w:rPr>
        <w:t>DIPLOMADO EN INFORMÁTICA</w:t>
      </w:r>
    </w:p>
    <w:p w:rsidR="00CB0338" w:rsidRDefault="00CB0338" w:rsidP="00CB0338">
      <w:pPr>
        <w:pStyle w:val="NormalWeb"/>
        <w:spacing w:line="360" w:lineRule="auto"/>
        <w:jc w:val="center"/>
        <w:rPr>
          <w:rFonts w:ascii="Arial" w:hAnsi="Arial" w:cs="Arial"/>
          <w:sz w:val="18"/>
          <w:lang w:val="es-CR"/>
        </w:rPr>
      </w:pPr>
      <w:r w:rsidRPr="00576971">
        <w:rPr>
          <w:rFonts w:ascii="Arial" w:hAnsi="Arial" w:cs="Arial"/>
          <w:sz w:val="18"/>
          <w:lang w:val="es-CR"/>
        </w:rPr>
        <w:t>CÁTEDRA DESARROLLO DE SISTEMAS</w:t>
      </w:r>
    </w:p>
    <w:p w:rsidR="00CB0338" w:rsidRPr="00576971" w:rsidRDefault="00CB0338" w:rsidP="00CB0338">
      <w:pPr>
        <w:pStyle w:val="NormalWeb"/>
        <w:spacing w:line="360" w:lineRule="auto"/>
        <w:jc w:val="center"/>
        <w:rPr>
          <w:rFonts w:ascii="Arial" w:hAnsi="Arial" w:cs="Arial"/>
          <w:sz w:val="18"/>
          <w:lang w:val="es-CR"/>
        </w:rPr>
      </w:pPr>
    </w:p>
    <w:p w:rsidR="00CB0338" w:rsidRPr="00576971" w:rsidRDefault="00CB0338" w:rsidP="00CB0338">
      <w:pPr>
        <w:pStyle w:val="NormalWeb"/>
        <w:spacing w:line="360" w:lineRule="auto"/>
        <w:jc w:val="center"/>
        <w:rPr>
          <w:rFonts w:ascii="Arial" w:hAnsi="Arial" w:cs="Arial"/>
          <w:sz w:val="18"/>
          <w:lang w:val="es-CR"/>
        </w:rPr>
      </w:pPr>
      <w:r>
        <w:rPr>
          <w:rFonts w:ascii="Arial" w:hAnsi="Arial" w:cs="Arial"/>
          <w:sz w:val="18"/>
          <w:lang w:val="es-CR"/>
        </w:rPr>
        <w:t>Tarea</w:t>
      </w:r>
      <w:r w:rsidRPr="00576971">
        <w:rPr>
          <w:rFonts w:ascii="Arial" w:hAnsi="Arial" w:cs="Arial"/>
          <w:sz w:val="18"/>
          <w:lang w:val="es-CR"/>
        </w:rPr>
        <w:t xml:space="preserve"> 1</w:t>
      </w:r>
    </w:p>
    <w:p w:rsidR="00CB0338" w:rsidRDefault="00CB0338" w:rsidP="00CB0338">
      <w:pPr>
        <w:jc w:val="center"/>
        <w:rPr>
          <w:rStyle w:val="fontstyle01"/>
          <w:rFonts w:ascii="Arial" w:hAnsi="Arial" w:cs="Arial"/>
          <w:lang w:val="es-CR"/>
        </w:rPr>
      </w:pPr>
      <w:r>
        <w:rPr>
          <w:rStyle w:val="fontstyle01"/>
          <w:rFonts w:ascii="Arial" w:hAnsi="Arial" w:cs="Arial"/>
          <w:lang w:val="es-CR"/>
        </w:rPr>
        <w:t xml:space="preserve">Big Data </w:t>
      </w:r>
    </w:p>
    <w:p w:rsidR="00CB0338" w:rsidRDefault="00CB0338" w:rsidP="00CB0338">
      <w:pPr>
        <w:jc w:val="center"/>
        <w:rPr>
          <w:rFonts w:ascii="Arial" w:hAnsi="Arial" w:cs="Arial"/>
          <w:lang w:val="es-CR"/>
        </w:rPr>
      </w:pPr>
    </w:p>
    <w:p w:rsidR="00CB0338" w:rsidRPr="0002255A" w:rsidRDefault="00CB0338" w:rsidP="00CB0338">
      <w:pPr>
        <w:jc w:val="center"/>
        <w:rPr>
          <w:rFonts w:ascii="Arial" w:hAnsi="Arial" w:cs="Arial"/>
          <w:lang w:val="es-CR"/>
        </w:rPr>
      </w:pPr>
    </w:p>
    <w:p w:rsidR="00CB0338" w:rsidRDefault="00CB0338" w:rsidP="00CB0338">
      <w:pPr>
        <w:pStyle w:val="NormalWeb"/>
        <w:spacing w:line="360" w:lineRule="auto"/>
        <w:jc w:val="center"/>
        <w:rPr>
          <w:rFonts w:ascii="Arial" w:hAnsi="Arial" w:cs="Arial"/>
          <w:sz w:val="18"/>
          <w:lang w:val="es-CR"/>
        </w:rPr>
      </w:pPr>
      <w:r>
        <w:rPr>
          <w:rFonts w:ascii="Arial" w:hAnsi="Arial" w:cs="Arial"/>
          <w:sz w:val="18"/>
          <w:lang w:val="es-CR"/>
        </w:rPr>
        <w:t>Bases de datos</w:t>
      </w:r>
    </w:p>
    <w:p w:rsidR="00CB0338" w:rsidRPr="00576971" w:rsidRDefault="00CB0338" w:rsidP="00CB0338">
      <w:pPr>
        <w:pStyle w:val="NormalWeb"/>
        <w:spacing w:line="360" w:lineRule="auto"/>
        <w:jc w:val="center"/>
        <w:rPr>
          <w:rFonts w:ascii="Arial" w:hAnsi="Arial" w:cs="Arial"/>
          <w:sz w:val="18"/>
          <w:lang w:val="es-CR"/>
        </w:rPr>
      </w:pPr>
      <w:r w:rsidRPr="00576971">
        <w:rPr>
          <w:rFonts w:ascii="Arial" w:hAnsi="Arial" w:cs="Arial"/>
          <w:sz w:val="18"/>
          <w:lang w:val="es-CR"/>
        </w:rPr>
        <w:t>Grupo 02</w:t>
      </w:r>
    </w:p>
    <w:p w:rsidR="00CB0338" w:rsidRDefault="00CB0338" w:rsidP="00CB0338">
      <w:pPr>
        <w:pStyle w:val="NormalWeb"/>
        <w:spacing w:line="360" w:lineRule="auto"/>
        <w:jc w:val="center"/>
        <w:rPr>
          <w:rFonts w:ascii="Arial" w:hAnsi="Arial" w:cs="Arial"/>
          <w:sz w:val="18"/>
          <w:lang w:val="es-CR"/>
        </w:rPr>
      </w:pPr>
      <w:r w:rsidRPr="00576971">
        <w:rPr>
          <w:rFonts w:ascii="Arial" w:hAnsi="Arial" w:cs="Arial"/>
          <w:sz w:val="18"/>
          <w:lang w:val="es-CR"/>
        </w:rPr>
        <w:t>Tutor:</w:t>
      </w:r>
      <w:r>
        <w:rPr>
          <w:rFonts w:ascii="Arial" w:hAnsi="Arial" w:cs="Arial"/>
          <w:sz w:val="18"/>
          <w:lang w:val="es-CR"/>
        </w:rPr>
        <w:t xml:space="preserve"> Fabian Sequeira</w:t>
      </w:r>
    </w:p>
    <w:p w:rsidR="00CB0338" w:rsidRPr="00576971" w:rsidRDefault="00CB0338" w:rsidP="00CB0338">
      <w:pPr>
        <w:pStyle w:val="NormalWeb"/>
        <w:spacing w:line="360" w:lineRule="auto"/>
        <w:jc w:val="center"/>
        <w:rPr>
          <w:rFonts w:ascii="Arial" w:hAnsi="Arial" w:cs="Arial"/>
          <w:sz w:val="18"/>
          <w:lang w:val="es-CR"/>
        </w:rPr>
      </w:pPr>
    </w:p>
    <w:p w:rsidR="00CB0338" w:rsidRPr="00576971" w:rsidRDefault="00CB0338" w:rsidP="00CB0338">
      <w:pPr>
        <w:pStyle w:val="NormalWeb"/>
        <w:spacing w:line="360" w:lineRule="auto"/>
        <w:jc w:val="center"/>
        <w:rPr>
          <w:rFonts w:ascii="Arial" w:hAnsi="Arial" w:cs="Arial"/>
          <w:sz w:val="18"/>
          <w:lang w:val="es-CR"/>
        </w:rPr>
      </w:pPr>
      <w:r w:rsidRPr="00576971">
        <w:rPr>
          <w:rFonts w:ascii="Arial" w:hAnsi="Arial" w:cs="Arial"/>
          <w:sz w:val="18"/>
          <w:lang w:val="es-CR"/>
        </w:rPr>
        <w:t>Rebeca Fallas Blanco</w:t>
      </w:r>
    </w:p>
    <w:p w:rsidR="00CB0338" w:rsidRPr="00576971" w:rsidRDefault="00CB0338" w:rsidP="00CB0338">
      <w:pPr>
        <w:pStyle w:val="NormalWeb"/>
        <w:spacing w:line="360" w:lineRule="auto"/>
        <w:jc w:val="center"/>
        <w:rPr>
          <w:rFonts w:ascii="Arial" w:hAnsi="Arial" w:cs="Arial"/>
          <w:sz w:val="18"/>
          <w:lang w:val="es-CR"/>
        </w:rPr>
      </w:pPr>
      <w:r w:rsidRPr="00576971">
        <w:rPr>
          <w:rFonts w:ascii="Arial" w:hAnsi="Arial" w:cs="Arial"/>
          <w:sz w:val="18"/>
          <w:lang w:val="es-CR"/>
        </w:rPr>
        <w:t>304790717</w:t>
      </w:r>
    </w:p>
    <w:p w:rsidR="00CB0338" w:rsidRPr="00576971" w:rsidRDefault="00CB0338" w:rsidP="00CB0338">
      <w:pPr>
        <w:pStyle w:val="NormalWeb"/>
        <w:spacing w:line="360" w:lineRule="auto"/>
        <w:jc w:val="center"/>
        <w:rPr>
          <w:rFonts w:ascii="Arial" w:hAnsi="Arial" w:cs="Arial"/>
          <w:sz w:val="18"/>
          <w:lang w:val="es-CR"/>
        </w:rPr>
      </w:pPr>
    </w:p>
    <w:p w:rsidR="00CB0338" w:rsidRPr="00576971" w:rsidRDefault="00CB0338" w:rsidP="00CB0338">
      <w:pPr>
        <w:pStyle w:val="NormalWeb"/>
        <w:spacing w:line="360" w:lineRule="auto"/>
        <w:jc w:val="center"/>
        <w:rPr>
          <w:rFonts w:ascii="Arial" w:hAnsi="Arial" w:cs="Arial"/>
          <w:sz w:val="18"/>
          <w:lang w:val="es-CR"/>
        </w:rPr>
      </w:pPr>
      <w:r w:rsidRPr="00576971">
        <w:rPr>
          <w:rFonts w:ascii="Arial" w:hAnsi="Arial" w:cs="Arial"/>
          <w:sz w:val="18"/>
          <w:lang w:val="es-CR"/>
        </w:rPr>
        <w:t>Centro Universitario Estudiantes en el Exterior – 31</w:t>
      </w:r>
    </w:p>
    <w:p w:rsidR="00CB0338" w:rsidRPr="00576971" w:rsidRDefault="00CB0338" w:rsidP="00CB0338">
      <w:pPr>
        <w:pStyle w:val="NormalWeb"/>
        <w:spacing w:line="360" w:lineRule="auto"/>
        <w:jc w:val="center"/>
        <w:rPr>
          <w:rFonts w:ascii="Arial" w:hAnsi="Arial" w:cs="Arial"/>
          <w:sz w:val="18"/>
          <w:lang w:val="es-CR"/>
        </w:rPr>
      </w:pPr>
      <w:r w:rsidRPr="00576971">
        <w:rPr>
          <w:rFonts w:ascii="Arial" w:hAnsi="Arial" w:cs="Arial"/>
          <w:sz w:val="18"/>
          <w:lang w:val="es-CR"/>
        </w:rPr>
        <w:t xml:space="preserve">Fecha de entrega: Domingo </w:t>
      </w:r>
      <w:r>
        <w:rPr>
          <w:rFonts w:ascii="Arial" w:hAnsi="Arial" w:cs="Arial"/>
          <w:sz w:val="18"/>
          <w:lang w:val="es-CR"/>
        </w:rPr>
        <w:t>21 de octubre.</w:t>
      </w:r>
    </w:p>
    <w:p w:rsidR="00CB0338" w:rsidRPr="0002255A" w:rsidRDefault="00CB0338" w:rsidP="00CB0338">
      <w:pPr>
        <w:pStyle w:val="NormalWeb"/>
        <w:spacing w:line="360" w:lineRule="auto"/>
        <w:jc w:val="center"/>
        <w:rPr>
          <w:rStyle w:val="fontstyle01"/>
          <w:rFonts w:ascii="Arial" w:hAnsi="Arial" w:cs="Arial"/>
          <w:sz w:val="18"/>
          <w:lang w:val="es-CR"/>
        </w:rPr>
      </w:pPr>
      <w:r w:rsidRPr="00576971">
        <w:rPr>
          <w:rFonts w:ascii="Arial" w:hAnsi="Arial" w:cs="Arial"/>
          <w:sz w:val="18"/>
          <w:lang w:val="es-CR"/>
        </w:rPr>
        <w:t>II</w:t>
      </w:r>
      <w:r>
        <w:rPr>
          <w:rFonts w:ascii="Arial" w:hAnsi="Arial" w:cs="Arial"/>
          <w:sz w:val="18"/>
          <w:lang w:val="es-CR"/>
        </w:rPr>
        <w:t>I</w:t>
      </w:r>
      <w:r w:rsidRPr="00576971">
        <w:rPr>
          <w:rFonts w:ascii="Arial" w:hAnsi="Arial" w:cs="Arial"/>
          <w:sz w:val="18"/>
          <w:lang w:val="es-CR"/>
        </w:rPr>
        <w:t xml:space="preserve"> CUATRIMESTRE 2018</w:t>
      </w:r>
    </w:p>
    <w:p w:rsidR="00CB0338" w:rsidRDefault="00CB0338" w:rsidP="00CB0338">
      <w:pPr>
        <w:pStyle w:val="Heading1"/>
        <w:rPr>
          <w:lang w:val="es-CR"/>
        </w:rPr>
      </w:pPr>
    </w:p>
    <w:sdt>
      <w:sdtPr>
        <w:rPr>
          <w:rFonts w:eastAsiaTheme="minorHAnsi"/>
          <w:caps w:val="0"/>
          <w:color w:val="auto"/>
          <w:spacing w:val="0"/>
          <w:sz w:val="20"/>
          <w:szCs w:val="20"/>
        </w:rPr>
        <w:id w:val="-688457234"/>
        <w:docPartObj>
          <w:docPartGallery w:val="Table of Contents"/>
          <w:docPartUnique/>
        </w:docPartObj>
      </w:sdtPr>
      <w:sdtEndPr>
        <w:rPr>
          <w:rFonts w:eastAsiaTheme="minorEastAsia"/>
          <w:b/>
          <w:bCs/>
          <w:noProof/>
        </w:rPr>
      </w:sdtEndPr>
      <w:sdtContent>
        <w:p w:rsidR="00CB0338" w:rsidRDefault="00CB0338" w:rsidP="00CB0338">
          <w:pPr>
            <w:pStyle w:val="TOCHeading"/>
          </w:pPr>
          <w:r>
            <w:t>Tabla de contenidos</w:t>
          </w:r>
        </w:p>
        <w:p w:rsidR="00CB0338" w:rsidRPr="00CD286B" w:rsidRDefault="00CB0338" w:rsidP="00CD286B">
          <w:pPr>
            <w:pStyle w:val="TOC1"/>
            <w:tabs>
              <w:tab w:val="right" w:leader="dot" w:pos="9350"/>
            </w:tabs>
            <w:spacing w:line="480" w:lineRule="auto"/>
            <w:jc w:val="both"/>
            <w:rPr>
              <w:rFonts w:ascii="Arial" w:hAnsi="Arial" w:cs="Arial"/>
              <w:noProof/>
              <w:sz w:val="24"/>
              <w:szCs w:val="24"/>
            </w:rPr>
          </w:pPr>
          <w:r w:rsidRPr="00CD286B">
            <w:rPr>
              <w:rFonts w:ascii="Arial" w:hAnsi="Arial" w:cs="Arial"/>
              <w:b/>
              <w:bCs/>
              <w:noProof/>
              <w:sz w:val="24"/>
              <w:szCs w:val="24"/>
            </w:rPr>
            <w:fldChar w:fldCharType="begin"/>
          </w:r>
          <w:r w:rsidRPr="00CD286B">
            <w:rPr>
              <w:rFonts w:ascii="Arial" w:hAnsi="Arial" w:cs="Arial"/>
              <w:b/>
              <w:bCs/>
              <w:noProof/>
              <w:sz w:val="24"/>
              <w:szCs w:val="24"/>
            </w:rPr>
            <w:instrText xml:space="preserve"> TOC \o "1-3" \h \z \u </w:instrText>
          </w:r>
          <w:r w:rsidRPr="00CD286B">
            <w:rPr>
              <w:rFonts w:ascii="Arial" w:hAnsi="Arial" w:cs="Arial"/>
              <w:b/>
              <w:bCs/>
              <w:noProof/>
              <w:sz w:val="24"/>
              <w:szCs w:val="24"/>
            </w:rPr>
            <w:fldChar w:fldCharType="separate"/>
          </w:r>
          <w:hyperlink w:anchor="_Toc1155216" w:history="1">
            <w:r w:rsidRPr="00CD286B">
              <w:rPr>
                <w:rStyle w:val="Hyperlink"/>
                <w:rFonts w:ascii="Arial" w:hAnsi="Arial" w:cs="Arial"/>
                <w:noProof/>
                <w:sz w:val="24"/>
                <w:szCs w:val="24"/>
                <w:lang w:val="es-CR"/>
              </w:rPr>
              <w:t>Introducción</w:t>
            </w:r>
            <w:r w:rsidRPr="00CD286B">
              <w:rPr>
                <w:rFonts w:ascii="Arial" w:hAnsi="Arial" w:cs="Arial"/>
                <w:noProof/>
                <w:webHidden/>
                <w:sz w:val="24"/>
                <w:szCs w:val="24"/>
              </w:rPr>
              <w:tab/>
            </w:r>
            <w:r w:rsidRPr="00CD286B">
              <w:rPr>
                <w:rFonts w:ascii="Arial" w:hAnsi="Arial" w:cs="Arial"/>
                <w:noProof/>
                <w:webHidden/>
                <w:sz w:val="24"/>
                <w:szCs w:val="24"/>
              </w:rPr>
              <w:fldChar w:fldCharType="begin"/>
            </w:r>
            <w:r w:rsidRPr="00CD286B">
              <w:rPr>
                <w:rFonts w:ascii="Arial" w:hAnsi="Arial" w:cs="Arial"/>
                <w:noProof/>
                <w:webHidden/>
                <w:sz w:val="24"/>
                <w:szCs w:val="24"/>
              </w:rPr>
              <w:instrText xml:space="preserve"> PAGEREF _Toc1155216 \h </w:instrText>
            </w:r>
            <w:r w:rsidRPr="00CD286B">
              <w:rPr>
                <w:rFonts w:ascii="Arial" w:hAnsi="Arial" w:cs="Arial"/>
                <w:noProof/>
                <w:webHidden/>
                <w:sz w:val="24"/>
                <w:szCs w:val="24"/>
              </w:rPr>
            </w:r>
            <w:r w:rsidRPr="00CD286B">
              <w:rPr>
                <w:rFonts w:ascii="Arial" w:hAnsi="Arial" w:cs="Arial"/>
                <w:noProof/>
                <w:webHidden/>
                <w:sz w:val="24"/>
                <w:szCs w:val="24"/>
              </w:rPr>
              <w:fldChar w:fldCharType="separate"/>
            </w:r>
            <w:r w:rsidRPr="00CD286B">
              <w:rPr>
                <w:rFonts w:ascii="Arial" w:hAnsi="Arial" w:cs="Arial"/>
                <w:noProof/>
                <w:webHidden/>
                <w:sz w:val="24"/>
                <w:szCs w:val="24"/>
              </w:rPr>
              <w:t>2</w:t>
            </w:r>
            <w:r w:rsidRPr="00CD286B">
              <w:rPr>
                <w:rFonts w:ascii="Arial" w:hAnsi="Arial" w:cs="Arial"/>
                <w:noProof/>
                <w:webHidden/>
                <w:sz w:val="24"/>
                <w:szCs w:val="24"/>
              </w:rPr>
              <w:fldChar w:fldCharType="end"/>
            </w:r>
          </w:hyperlink>
        </w:p>
        <w:p w:rsidR="00CB0338" w:rsidRPr="00CD286B" w:rsidRDefault="003C0BB1" w:rsidP="00CD286B">
          <w:pPr>
            <w:pStyle w:val="TOC1"/>
            <w:tabs>
              <w:tab w:val="right" w:leader="dot" w:pos="9350"/>
            </w:tabs>
            <w:spacing w:line="480" w:lineRule="auto"/>
            <w:jc w:val="both"/>
            <w:rPr>
              <w:rFonts w:ascii="Arial" w:hAnsi="Arial" w:cs="Arial"/>
              <w:noProof/>
              <w:sz w:val="24"/>
              <w:szCs w:val="24"/>
            </w:rPr>
          </w:pPr>
          <w:hyperlink w:anchor="_Toc1155217" w:history="1">
            <w:r w:rsidR="00CB0338" w:rsidRPr="00CD286B">
              <w:rPr>
                <w:rStyle w:val="Hyperlink"/>
                <w:rFonts w:ascii="Arial" w:hAnsi="Arial" w:cs="Arial"/>
                <w:noProof/>
                <w:sz w:val="24"/>
                <w:szCs w:val="24"/>
                <w:lang w:val="es-CR"/>
              </w:rPr>
              <w:t>Desarrollo</w:t>
            </w:r>
            <w:r w:rsidR="00CB0338" w:rsidRPr="00CD286B">
              <w:rPr>
                <w:rFonts w:ascii="Arial" w:hAnsi="Arial" w:cs="Arial"/>
                <w:noProof/>
                <w:webHidden/>
                <w:sz w:val="24"/>
                <w:szCs w:val="24"/>
              </w:rPr>
              <w:tab/>
            </w:r>
            <w:r w:rsidR="00CB0338" w:rsidRPr="00CD286B">
              <w:rPr>
                <w:rFonts w:ascii="Arial" w:hAnsi="Arial" w:cs="Arial"/>
                <w:noProof/>
                <w:webHidden/>
                <w:sz w:val="24"/>
                <w:szCs w:val="24"/>
              </w:rPr>
              <w:fldChar w:fldCharType="begin"/>
            </w:r>
            <w:r w:rsidR="00CB0338" w:rsidRPr="00CD286B">
              <w:rPr>
                <w:rFonts w:ascii="Arial" w:hAnsi="Arial" w:cs="Arial"/>
                <w:noProof/>
                <w:webHidden/>
                <w:sz w:val="24"/>
                <w:szCs w:val="24"/>
              </w:rPr>
              <w:instrText xml:space="preserve"> PAGEREF _Toc1155217 \h </w:instrText>
            </w:r>
            <w:r w:rsidR="00CB0338" w:rsidRPr="00CD286B">
              <w:rPr>
                <w:rFonts w:ascii="Arial" w:hAnsi="Arial" w:cs="Arial"/>
                <w:noProof/>
                <w:webHidden/>
                <w:sz w:val="24"/>
                <w:szCs w:val="24"/>
              </w:rPr>
            </w:r>
            <w:r w:rsidR="00CB0338" w:rsidRPr="00CD286B">
              <w:rPr>
                <w:rFonts w:ascii="Arial" w:hAnsi="Arial" w:cs="Arial"/>
                <w:noProof/>
                <w:webHidden/>
                <w:sz w:val="24"/>
                <w:szCs w:val="24"/>
              </w:rPr>
              <w:fldChar w:fldCharType="separate"/>
            </w:r>
            <w:r w:rsidR="00CB0338" w:rsidRPr="00CD286B">
              <w:rPr>
                <w:rFonts w:ascii="Arial" w:hAnsi="Arial" w:cs="Arial"/>
                <w:noProof/>
                <w:webHidden/>
                <w:sz w:val="24"/>
                <w:szCs w:val="24"/>
              </w:rPr>
              <w:t>3</w:t>
            </w:r>
            <w:r w:rsidR="00CB0338" w:rsidRPr="00CD286B">
              <w:rPr>
                <w:rFonts w:ascii="Arial" w:hAnsi="Arial" w:cs="Arial"/>
                <w:noProof/>
                <w:webHidden/>
                <w:sz w:val="24"/>
                <w:szCs w:val="24"/>
              </w:rPr>
              <w:fldChar w:fldCharType="end"/>
            </w:r>
          </w:hyperlink>
        </w:p>
        <w:p w:rsidR="00CB0338" w:rsidRPr="00CD286B" w:rsidRDefault="003C0BB1" w:rsidP="00CD286B">
          <w:pPr>
            <w:pStyle w:val="TOC2"/>
            <w:tabs>
              <w:tab w:val="right" w:leader="dot" w:pos="9350"/>
            </w:tabs>
            <w:spacing w:line="480" w:lineRule="auto"/>
            <w:jc w:val="both"/>
            <w:rPr>
              <w:rFonts w:ascii="Arial" w:hAnsi="Arial" w:cs="Arial"/>
              <w:noProof/>
              <w:sz w:val="24"/>
              <w:szCs w:val="24"/>
            </w:rPr>
          </w:pPr>
          <w:hyperlink w:anchor="_Toc1155218" w:history="1">
            <w:r w:rsidR="00CB0338" w:rsidRPr="00CD286B">
              <w:rPr>
                <w:rStyle w:val="Hyperlink"/>
                <w:rFonts w:ascii="Arial" w:hAnsi="Arial" w:cs="Arial"/>
                <w:noProof/>
                <w:sz w:val="24"/>
                <w:szCs w:val="24"/>
                <w:lang w:val="es-CR"/>
              </w:rPr>
              <w:t>¿Qué es Big Data?</w:t>
            </w:r>
            <w:r w:rsidR="00CB0338" w:rsidRPr="00CD286B">
              <w:rPr>
                <w:rFonts w:ascii="Arial" w:hAnsi="Arial" w:cs="Arial"/>
                <w:noProof/>
                <w:webHidden/>
                <w:sz w:val="24"/>
                <w:szCs w:val="24"/>
              </w:rPr>
              <w:tab/>
            </w:r>
            <w:r w:rsidR="00CB0338" w:rsidRPr="00CD286B">
              <w:rPr>
                <w:rFonts w:ascii="Arial" w:hAnsi="Arial" w:cs="Arial"/>
                <w:noProof/>
                <w:webHidden/>
                <w:sz w:val="24"/>
                <w:szCs w:val="24"/>
              </w:rPr>
              <w:fldChar w:fldCharType="begin"/>
            </w:r>
            <w:r w:rsidR="00CB0338" w:rsidRPr="00CD286B">
              <w:rPr>
                <w:rFonts w:ascii="Arial" w:hAnsi="Arial" w:cs="Arial"/>
                <w:noProof/>
                <w:webHidden/>
                <w:sz w:val="24"/>
                <w:szCs w:val="24"/>
              </w:rPr>
              <w:instrText xml:space="preserve"> PAGEREF _Toc1155218 \h </w:instrText>
            </w:r>
            <w:r w:rsidR="00CB0338" w:rsidRPr="00CD286B">
              <w:rPr>
                <w:rFonts w:ascii="Arial" w:hAnsi="Arial" w:cs="Arial"/>
                <w:noProof/>
                <w:webHidden/>
                <w:sz w:val="24"/>
                <w:szCs w:val="24"/>
              </w:rPr>
            </w:r>
            <w:r w:rsidR="00CB0338" w:rsidRPr="00CD286B">
              <w:rPr>
                <w:rFonts w:ascii="Arial" w:hAnsi="Arial" w:cs="Arial"/>
                <w:noProof/>
                <w:webHidden/>
                <w:sz w:val="24"/>
                <w:szCs w:val="24"/>
              </w:rPr>
              <w:fldChar w:fldCharType="separate"/>
            </w:r>
            <w:r w:rsidR="00CB0338" w:rsidRPr="00CD286B">
              <w:rPr>
                <w:rFonts w:ascii="Arial" w:hAnsi="Arial" w:cs="Arial"/>
                <w:noProof/>
                <w:webHidden/>
                <w:sz w:val="24"/>
                <w:szCs w:val="24"/>
              </w:rPr>
              <w:t>3</w:t>
            </w:r>
            <w:r w:rsidR="00CB0338" w:rsidRPr="00CD286B">
              <w:rPr>
                <w:rFonts w:ascii="Arial" w:hAnsi="Arial" w:cs="Arial"/>
                <w:noProof/>
                <w:webHidden/>
                <w:sz w:val="24"/>
                <w:szCs w:val="24"/>
              </w:rPr>
              <w:fldChar w:fldCharType="end"/>
            </w:r>
          </w:hyperlink>
        </w:p>
        <w:p w:rsidR="00CB0338" w:rsidRPr="00CD286B" w:rsidRDefault="003C0BB1" w:rsidP="00CD286B">
          <w:pPr>
            <w:pStyle w:val="TOC2"/>
            <w:tabs>
              <w:tab w:val="right" w:leader="dot" w:pos="9350"/>
            </w:tabs>
            <w:spacing w:line="480" w:lineRule="auto"/>
            <w:jc w:val="both"/>
            <w:rPr>
              <w:rFonts w:ascii="Arial" w:hAnsi="Arial" w:cs="Arial"/>
              <w:noProof/>
              <w:sz w:val="24"/>
              <w:szCs w:val="24"/>
            </w:rPr>
          </w:pPr>
          <w:hyperlink w:anchor="_Toc1155219" w:history="1">
            <w:r w:rsidR="00CB0338" w:rsidRPr="00CD286B">
              <w:rPr>
                <w:rStyle w:val="Hyperlink"/>
                <w:rFonts w:ascii="Arial" w:hAnsi="Arial" w:cs="Arial"/>
                <w:noProof/>
                <w:sz w:val="24"/>
                <w:szCs w:val="24"/>
                <w:lang w:val="es-CR"/>
              </w:rPr>
              <w:t>Ejemplos de utilización de Big Data</w:t>
            </w:r>
            <w:r w:rsidR="00CB0338" w:rsidRPr="00CD286B">
              <w:rPr>
                <w:rFonts w:ascii="Arial" w:hAnsi="Arial" w:cs="Arial"/>
                <w:noProof/>
                <w:webHidden/>
                <w:sz w:val="24"/>
                <w:szCs w:val="24"/>
              </w:rPr>
              <w:tab/>
            </w:r>
            <w:r w:rsidR="00CB0338" w:rsidRPr="00CD286B">
              <w:rPr>
                <w:rFonts w:ascii="Arial" w:hAnsi="Arial" w:cs="Arial"/>
                <w:noProof/>
                <w:webHidden/>
                <w:sz w:val="24"/>
                <w:szCs w:val="24"/>
              </w:rPr>
              <w:fldChar w:fldCharType="begin"/>
            </w:r>
            <w:r w:rsidR="00CB0338" w:rsidRPr="00CD286B">
              <w:rPr>
                <w:rFonts w:ascii="Arial" w:hAnsi="Arial" w:cs="Arial"/>
                <w:noProof/>
                <w:webHidden/>
                <w:sz w:val="24"/>
                <w:szCs w:val="24"/>
              </w:rPr>
              <w:instrText xml:space="preserve"> PAGEREF _Toc1155219 \h </w:instrText>
            </w:r>
            <w:r w:rsidR="00CB0338" w:rsidRPr="00CD286B">
              <w:rPr>
                <w:rFonts w:ascii="Arial" w:hAnsi="Arial" w:cs="Arial"/>
                <w:noProof/>
                <w:webHidden/>
                <w:sz w:val="24"/>
                <w:szCs w:val="24"/>
              </w:rPr>
            </w:r>
            <w:r w:rsidR="00CB0338" w:rsidRPr="00CD286B">
              <w:rPr>
                <w:rFonts w:ascii="Arial" w:hAnsi="Arial" w:cs="Arial"/>
                <w:noProof/>
                <w:webHidden/>
                <w:sz w:val="24"/>
                <w:szCs w:val="24"/>
              </w:rPr>
              <w:fldChar w:fldCharType="separate"/>
            </w:r>
            <w:r w:rsidR="00CB0338" w:rsidRPr="00CD286B">
              <w:rPr>
                <w:rFonts w:ascii="Arial" w:hAnsi="Arial" w:cs="Arial"/>
                <w:noProof/>
                <w:webHidden/>
                <w:sz w:val="24"/>
                <w:szCs w:val="24"/>
              </w:rPr>
              <w:t>4</w:t>
            </w:r>
            <w:r w:rsidR="00CB0338" w:rsidRPr="00CD286B">
              <w:rPr>
                <w:rFonts w:ascii="Arial" w:hAnsi="Arial" w:cs="Arial"/>
                <w:noProof/>
                <w:webHidden/>
                <w:sz w:val="24"/>
                <w:szCs w:val="24"/>
              </w:rPr>
              <w:fldChar w:fldCharType="end"/>
            </w:r>
          </w:hyperlink>
        </w:p>
        <w:p w:rsidR="00CB0338" w:rsidRPr="00CD286B" w:rsidRDefault="003C0BB1" w:rsidP="00CD286B">
          <w:pPr>
            <w:pStyle w:val="TOC2"/>
            <w:tabs>
              <w:tab w:val="right" w:leader="dot" w:pos="9350"/>
            </w:tabs>
            <w:spacing w:line="480" w:lineRule="auto"/>
            <w:jc w:val="both"/>
            <w:rPr>
              <w:rFonts w:ascii="Arial" w:hAnsi="Arial" w:cs="Arial"/>
              <w:noProof/>
              <w:sz w:val="24"/>
              <w:szCs w:val="24"/>
            </w:rPr>
          </w:pPr>
          <w:hyperlink w:anchor="_Toc1155220" w:history="1">
            <w:r w:rsidR="00CB0338" w:rsidRPr="00CD286B">
              <w:rPr>
                <w:rStyle w:val="Hyperlink"/>
                <w:rFonts w:ascii="Arial" w:hAnsi="Arial" w:cs="Arial"/>
                <w:noProof/>
                <w:sz w:val="24"/>
                <w:szCs w:val="24"/>
                <w:lang w:val="es-CR"/>
              </w:rPr>
              <w:t>Bases de datos y herramientas Big Data</w:t>
            </w:r>
            <w:r w:rsidR="00CB0338" w:rsidRPr="00CD286B">
              <w:rPr>
                <w:rFonts w:ascii="Arial" w:hAnsi="Arial" w:cs="Arial"/>
                <w:noProof/>
                <w:webHidden/>
                <w:sz w:val="24"/>
                <w:szCs w:val="24"/>
              </w:rPr>
              <w:tab/>
            </w:r>
            <w:r w:rsidR="00CB0338" w:rsidRPr="00CD286B">
              <w:rPr>
                <w:rFonts w:ascii="Arial" w:hAnsi="Arial" w:cs="Arial"/>
                <w:noProof/>
                <w:webHidden/>
                <w:sz w:val="24"/>
                <w:szCs w:val="24"/>
              </w:rPr>
              <w:fldChar w:fldCharType="begin"/>
            </w:r>
            <w:r w:rsidR="00CB0338" w:rsidRPr="00CD286B">
              <w:rPr>
                <w:rFonts w:ascii="Arial" w:hAnsi="Arial" w:cs="Arial"/>
                <w:noProof/>
                <w:webHidden/>
                <w:sz w:val="24"/>
                <w:szCs w:val="24"/>
              </w:rPr>
              <w:instrText xml:space="preserve"> PAGEREF _Toc1155220 \h </w:instrText>
            </w:r>
            <w:r w:rsidR="00CB0338" w:rsidRPr="00CD286B">
              <w:rPr>
                <w:rFonts w:ascii="Arial" w:hAnsi="Arial" w:cs="Arial"/>
                <w:noProof/>
                <w:webHidden/>
                <w:sz w:val="24"/>
                <w:szCs w:val="24"/>
              </w:rPr>
            </w:r>
            <w:r w:rsidR="00CB0338" w:rsidRPr="00CD286B">
              <w:rPr>
                <w:rFonts w:ascii="Arial" w:hAnsi="Arial" w:cs="Arial"/>
                <w:noProof/>
                <w:webHidden/>
                <w:sz w:val="24"/>
                <w:szCs w:val="24"/>
              </w:rPr>
              <w:fldChar w:fldCharType="separate"/>
            </w:r>
            <w:r w:rsidR="00CB0338" w:rsidRPr="00CD286B">
              <w:rPr>
                <w:rFonts w:ascii="Arial" w:hAnsi="Arial" w:cs="Arial"/>
                <w:noProof/>
                <w:webHidden/>
                <w:sz w:val="24"/>
                <w:szCs w:val="24"/>
              </w:rPr>
              <w:t>4</w:t>
            </w:r>
            <w:r w:rsidR="00CB0338" w:rsidRPr="00CD286B">
              <w:rPr>
                <w:rFonts w:ascii="Arial" w:hAnsi="Arial" w:cs="Arial"/>
                <w:noProof/>
                <w:webHidden/>
                <w:sz w:val="24"/>
                <w:szCs w:val="24"/>
              </w:rPr>
              <w:fldChar w:fldCharType="end"/>
            </w:r>
          </w:hyperlink>
        </w:p>
        <w:p w:rsidR="00CB0338" w:rsidRPr="00CD286B" w:rsidRDefault="003C0BB1" w:rsidP="00CD286B">
          <w:pPr>
            <w:pStyle w:val="TOC1"/>
            <w:tabs>
              <w:tab w:val="right" w:leader="dot" w:pos="9350"/>
            </w:tabs>
            <w:spacing w:line="480" w:lineRule="auto"/>
            <w:jc w:val="both"/>
            <w:rPr>
              <w:rFonts w:ascii="Arial" w:hAnsi="Arial" w:cs="Arial"/>
              <w:noProof/>
              <w:sz w:val="24"/>
              <w:szCs w:val="24"/>
            </w:rPr>
          </w:pPr>
          <w:hyperlink w:anchor="_Toc1155221" w:history="1">
            <w:r w:rsidR="00CB0338" w:rsidRPr="00CD286B">
              <w:rPr>
                <w:rStyle w:val="Hyperlink"/>
                <w:rFonts w:ascii="Arial" w:hAnsi="Arial" w:cs="Arial"/>
                <w:noProof/>
                <w:sz w:val="24"/>
                <w:szCs w:val="24"/>
                <w:lang w:val="es-CR"/>
              </w:rPr>
              <w:t>Conclusión</w:t>
            </w:r>
            <w:r w:rsidR="00CB0338" w:rsidRPr="00CD286B">
              <w:rPr>
                <w:rFonts w:ascii="Arial" w:hAnsi="Arial" w:cs="Arial"/>
                <w:noProof/>
                <w:webHidden/>
                <w:sz w:val="24"/>
                <w:szCs w:val="24"/>
              </w:rPr>
              <w:tab/>
            </w:r>
            <w:r w:rsidR="00CB0338" w:rsidRPr="00CD286B">
              <w:rPr>
                <w:rFonts w:ascii="Arial" w:hAnsi="Arial" w:cs="Arial"/>
                <w:noProof/>
                <w:webHidden/>
                <w:sz w:val="24"/>
                <w:szCs w:val="24"/>
              </w:rPr>
              <w:fldChar w:fldCharType="begin"/>
            </w:r>
            <w:r w:rsidR="00CB0338" w:rsidRPr="00CD286B">
              <w:rPr>
                <w:rFonts w:ascii="Arial" w:hAnsi="Arial" w:cs="Arial"/>
                <w:noProof/>
                <w:webHidden/>
                <w:sz w:val="24"/>
                <w:szCs w:val="24"/>
              </w:rPr>
              <w:instrText xml:space="preserve"> PAGEREF _Toc1155221 \h </w:instrText>
            </w:r>
            <w:r w:rsidR="00CB0338" w:rsidRPr="00CD286B">
              <w:rPr>
                <w:rFonts w:ascii="Arial" w:hAnsi="Arial" w:cs="Arial"/>
                <w:noProof/>
                <w:webHidden/>
                <w:sz w:val="24"/>
                <w:szCs w:val="24"/>
              </w:rPr>
            </w:r>
            <w:r w:rsidR="00CB0338" w:rsidRPr="00CD286B">
              <w:rPr>
                <w:rFonts w:ascii="Arial" w:hAnsi="Arial" w:cs="Arial"/>
                <w:noProof/>
                <w:webHidden/>
                <w:sz w:val="24"/>
                <w:szCs w:val="24"/>
              </w:rPr>
              <w:fldChar w:fldCharType="separate"/>
            </w:r>
            <w:r w:rsidR="00CB0338" w:rsidRPr="00CD286B">
              <w:rPr>
                <w:rFonts w:ascii="Arial" w:hAnsi="Arial" w:cs="Arial"/>
                <w:noProof/>
                <w:webHidden/>
                <w:sz w:val="24"/>
                <w:szCs w:val="24"/>
              </w:rPr>
              <w:t>4</w:t>
            </w:r>
            <w:r w:rsidR="00CB0338" w:rsidRPr="00CD286B">
              <w:rPr>
                <w:rFonts w:ascii="Arial" w:hAnsi="Arial" w:cs="Arial"/>
                <w:noProof/>
                <w:webHidden/>
                <w:sz w:val="24"/>
                <w:szCs w:val="24"/>
              </w:rPr>
              <w:fldChar w:fldCharType="end"/>
            </w:r>
          </w:hyperlink>
        </w:p>
        <w:p w:rsidR="00CB0338" w:rsidRPr="00CD286B" w:rsidRDefault="003C0BB1" w:rsidP="00CD286B">
          <w:pPr>
            <w:pStyle w:val="TOC1"/>
            <w:tabs>
              <w:tab w:val="right" w:leader="dot" w:pos="9350"/>
            </w:tabs>
            <w:spacing w:line="480" w:lineRule="auto"/>
            <w:jc w:val="both"/>
            <w:rPr>
              <w:rFonts w:ascii="Arial" w:hAnsi="Arial" w:cs="Arial"/>
              <w:noProof/>
              <w:sz w:val="24"/>
              <w:szCs w:val="24"/>
            </w:rPr>
          </w:pPr>
          <w:hyperlink w:anchor="_Toc1155222" w:history="1">
            <w:r w:rsidR="00CB0338" w:rsidRPr="00CD286B">
              <w:rPr>
                <w:rStyle w:val="Hyperlink"/>
                <w:rFonts w:ascii="Arial" w:hAnsi="Arial" w:cs="Arial"/>
                <w:noProof/>
                <w:sz w:val="24"/>
                <w:szCs w:val="24"/>
                <w:lang w:val="es-CR"/>
              </w:rPr>
              <w:t>Recomendaciones</w:t>
            </w:r>
            <w:r w:rsidR="00CB0338" w:rsidRPr="00CD286B">
              <w:rPr>
                <w:rFonts w:ascii="Arial" w:hAnsi="Arial" w:cs="Arial"/>
                <w:noProof/>
                <w:webHidden/>
                <w:sz w:val="24"/>
                <w:szCs w:val="24"/>
              </w:rPr>
              <w:tab/>
            </w:r>
            <w:r w:rsidR="00CB0338" w:rsidRPr="00CD286B">
              <w:rPr>
                <w:rFonts w:ascii="Arial" w:hAnsi="Arial" w:cs="Arial"/>
                <w:noProof/>
                <w:webHidden/>
                <w:sz w:val="24"/>
                <w:szCs w:val="24"/>
              </w:rPr>
              <w:fldChar w:fldCharType="begin"/>
            </w:r>
            <w:r w:rsidR="00CB0338" w:rsidRPr="00CD286B">
              <w:rPr>
                <w:rFonts w:ascii="Arial" w:hAnsi="Arial" w:cs="Arial"/>
                <w:noProof/>
                <w:webHidden/>
                <w:sz w:val="24"/>
                <w:szCs w:val="24"/>
              </w:rPr>
              <w:instrText xml:space="preserve"> PAGEREF _Toc1155222 \h </w:instrText>
            </w:r>
            <w:r w:rsidR="00CB0338" w:rsidRPr="00CD286B">
              <w:rPr>
                <w:rFonts w:ascii="Arial" w:hAnsi="Arial" w:cs="Arial"/>
                <w:noProof/>
                <w:webHidden/>
                <w:sz w:val="24"/>
                <w:szCs w:val="24"/>
              </w:rPr>
            </w:r>
            <w:r w:rsidR="00CB0338" w:rsidRPr="00CD286B">
              <w:rPr>
                <w:rFonts w:ascii="Arial" w:hAnsi="Arial" w:cs="Arial"/>
                <w:noProof/>
                <w:webHidden/>
                <w:sz w:val="24"/>
                <w:szCs w:val="24"/>
              </w:rPr>
              <w:fldChar w:fldCharType="separate"/>
            </w:r>
            <w:r w:rsidR="00CB0338" w:rsidRPr="00CD286B">
              <w:rPr>
                <w:rFonts w:ascii="Arial" w:hAnsi="Arial" w:cs="Arial"/>
                <w:noProof/>
                <w:webHidden/>
                <w:sz w:val="24"/>
                <w:szCs w:val="24"/>
              </w:rPr>
              <w:t>4</w:t>
            </w:r>
            <w:r w:rsidR="00CB0338" w:rsidRPr="00CD286B">
              <w:rPr>
                <w:rFonts w:ascii="Arial" w:hAnsi="Arial" w:cs="Arial"/>
                <w:noProof/>
                <w:webHidden/>
                <w:sz w:val="24"/>
                <w:szCs w:val="24"/>
              </w:rPr>
              <w:fldChar w:fldCharType="end"/>
            </w:r>
          </w:hyperlink>
        </w:p>
        <w:p w:rsidR="00CB0338" w:rsidRPr="00CD286B" w:rsidRDefault="003C0BB1" w:rsidP="00CD286B">
          <w:pPr>
            <w:pStyle w:val="TOC1"/>
            <w:tabs>
              <w:tab w:val="right" w:leader="dot" w:pos="9350"/>
            </w:tabs>
            <w:spacing w:line="480" w:lineRule="auto"/>
            <w:jc w:val="both"/>
            <w:rPr>
              <w:rFonts w:ascii="Arial" w:hAnsi="Arial" w:cs="Arial"/>
              <w:noProof/>
              <w:sz w:val="24"/>
              <w:szCs w:val="24"/>
            </w:rPr>
          </w:pPr>
          <w:hyperlink w:anchor="_Toc1155223" w:history="1">
            <w:r w:rsidR="00CB0338" w:rsidRPr="00CD286B">
              <w:rPr>
                <w:rStyle w:val="Hyperlink"/>
                <w:rFonts w:ascii="Arial" w:hAnsi="Arial" w:cs="Arial"/>
                <w:noProof/>
                <w:sz w:val="24"/>
                <w:szCs w:val="24"/>
                <w:lang w:val="es-CR"/>
              </w:rPr>
              <w:t>Bibliografía</w:t>
            </w:r>
            <w:r w:rsidR="00CB0338" w:rsidRPr="00CD286B">
              <w:rPr>
                <w:rFonts w:ascii="Arial" w:hAnsi="Arial" w:cs="Arial"/>
                <w:noProof/>
                <w:webHidden/>
                <w:sz w:val="24"/>
                <w:szCs w:val="24"/>
              </w:rPr>
              <w:tab/>
            </w:r>
            <w:r w:rsidR="00CB0338" w:rsidRPr="00CD286B">
              <w:rPr>
                <w:rFonts w:ascii="Arial" w:hAnsi="Arial" w:cs="Arial"/>
                <w:noProof/>
                <w:webHidden/>
                <w:sz w:val="24"/>
                <w:szCs w:val="24"/>
              </w:rPr>
              <w:fldChar w:fldCharType="begin"/>
            </w:r>
            <w:r w:rsidR="00CB0338" w:rsidRPr="00CD286B">
              <w:rPr>
                <w:rFonts w:ascii="Arial" w:hAnsi="Arial" w:cs="Arial"/>
                <w:noProof/>
                <w:webHidden/>
                <w:sz w:val="24"/>
                <w:szCs w:val="24"/>
              </w:rPr>
              <w:instrText xml:space="preserve"> PAGEREF _Toc1155223 \h </w:instrText>
            </w:r>
            <w:r w:rsidR="00CB0338" w:rsidRPr="00CD286B">
              <w:rPr>
                <w:rFonts w:ascii="Arial" w:hAnsi="Arial" w:cs="Arial"/>
                <w:noProof/>
                <w:webHidden/>
                <w:sz w:val="24"/>
                <w:szCs w:val="24"/>
              </w:rPr>
            </w:r>
            <w:r w:rsidR="00CB0338" w:rsidRPr="00CD286B">
              <w:rPr>
                <w:rFonts w:ascii="Arial" w:hAnsi="Arial" w:cs="Arial"/>
                <w:noProof/>
                <w:webHidden/>
                <w:sz w:val="24"/>
                <w:szCs w:val="24"/>
              </w:rPr>
              <w:fldChar w:fldCharType="separate"/>
            </w:r>
            <w:r w:rsidR="00CB0338" w:rsidRPr="00CD286B">
              <w:rPr>
                <w:rFonts w:ascii="Arial" w:hAnsi="Arial" w:cs="Arial"/>
                <w:noProof/>
                <w:webHidden/>
                <w:sz w:val="24"/>
                <w:szCs w:val="24"/>
              </w:rPr>
              <w:t>4</w:t>
            </w:r>
            <w:r w:rsidR="00CB0338" w:rsidRPr="00CD286B">
              <w:rPr>
                <w:rFonts w:ascii="Arial" w:hAnsi="Arial" w:cs="Arial"/>
                <w:noProof/>
                <w:webHidden/>
                <w:sz w:val="24"/>
                <w:szCs w:val="24"/>
              </w:rPr>
              <w:fldChar w:fldCharType="end"/>
            </w:r>
          </w:hyperlink>
        </w:p>
        <w:p w:rsidR="00CB0338" w:rsidRDefault="00CB0338" w:rsidP="00CD286B">
          <w:pPr>
            <w:spacing w:line="480" w:lineRule="auto"/>
            <w:jc w:val="both"/>
          </w:pPr>
          <w:r w:rsidRPr="00CD286B">
            <w:rPr>
              <w:rFonts w:ascii="Arial" w:hAnsi="Arial" w:cs="Arial"/>
              <w:b/>
              <w:bCs/>
              <w:noProof/>
              <w:sz w:val="24"/>
              <w:szCs w:val="24"/>
            </w:rPr>
            <w:fldChar w:fldCharType="end"/>
          </w:r>
        </w:p>
      </w:sdtContent>
    </w:sdt>
    <w:p w:rsidR="00CB0338" w:rsidRDefault="00CB0338" w:rsidP="00CB0338">
      <w:pPr>
        <w:rPr>
          <w:lang w:val="es-CR"/>
        </w:rPr>
      </w:pPr>
    </w:p>
    <w:p w:rsidR="00CB0338" w:rsidRDefault="00CB0338" w:rsidP="00CB0338">
      <w:pPr>
        <w:rPr>
          <w:lang w:val="es-CR"/>
        </w:rPr>
      </w:pPr>
    </w:p>
    <w:p w:rsidR="00CB0338" w:rsidRDefault="00CB0338" w:rsidP="00CB0338">
      <w:pPr>
        <w:rPr>
          <w:lang w:val="es-CR"/>
        </w:rPr>
      </w:pPr>
    </w:p>
    <w:p w:rsidR="00CB0338" w:rsidRDefault="00CB0338" w:rsidP="00CB0338">
      <w:pPr>
        <w:rPr>
          <w:lang w:val="es-CR"/>
        </w:rPr>
      </w:pPr>
    </w:p>
    <w:p w:rsidR="00CB0338" w:rsidRDefault="00CB0338" w:rsidP="00CB0338">
      <w:pPr>
        <w:rPr>
          <w:lang w:val="es-CR"/>
        </w:rPr>
      </w:pPr>
    </w:p>
    <w:p w:rsidR="00CB0338" w:rsidRDefault="00CB0338" w:rsidP="00CB0338">
      <w:pPr>
        <w:rPr>
          <w:lang w:val="es-CR"/>
        </w:rPr>
      </w:pPr>
    </w:p>
    <w:p w:rsidR="00CB0338" w:rsidRDefault="00CB0338" w:rsidP="00CB0338">
      <w:pPr>
        <w:rPr>
          <w:lang w:val="es-CR"/>
        </w:rPr>
      </w:pPr>
    </w:p>
    <w:p w:rsidR="00CB0338" w:rsidRDefault="00CB0338" w:rsidP="00CB0338">
      <w:pPr>
        <w:rPr>
          <w:lang w:val="es-CR"/>
        </w:rPr>
      </w:pPr>
    </w:p>
    <w:p w:rsidR="00CB0338" w:rsidRDefault="00CB0338" w:rsidP="00CB0338">
      <w:pPr>
        <w:rPr>
          <w:lang w:val="es-CR"/>
        </w:rPr>
      </w:pPr>
    </w:p>
    <w:p w:rsidR="00CB0338" w:rsidRDefault="00CB0338" w:rsidP="00CB0338">
      <w:pPr>
        <w:rPr>
          <w:lang w:val="es-CR"/>
        </w:rPr>
      </w:pPr>
    </w:p>
    <w:p w:rsidR="00CB0338" w:rsidRDefault="00CB0338" w:rsidP="00CB0338">
      <w:pPr>
        <w:rPr>
          <w:lang w:val="es-CR"/>
        </w:rPr>
      </w:pPr>
    </w:p>
    <w:p w:rsidR="00CB0338" w:rsidRDefault="00CB0338" w:rsidP="00CB0338">
      <w:pPr>
        <w:rPr>
          <w:lang w:val="es-CR"/>
        </w:rPr>
      </w:pPr>
    </w:p>
    <w:p w:rsidR="00CB0338" w:rsidRPr="00614AA8" w:rsidRDefault="00CB0338" w:rsidP="00CB0338">
      <w:pPr>
        <w:rPr>
          <w:lang w:val="es-CR"/>
        </w:rPr>
      </w:pPr>
      <w:bookmarkStart w:id="0" w:name="_GoBack"/>
      <w:bookmarkEnd w:id="0"/>
    </w:p>
    <w:p w:rsidR="00CB0338" w:rsidRPr="00487430" w:rsidRDefault="00CB0338" w:rsidP="00CB0338">
      <w:pPr>
        <w:pStyle w:val="Heading1"/>
        <w:rPr>
          <w:lang w:val="es-CR"/>
        </w:rPr>
      </w:pPr>
      <w:r w:rsidRPr="00487430">
        <w:rPr>
          <w:lang w:val="es-CR"/>
        </w:rPr>
        <w:lastRenderedPageBreak/>
        <w:t xml:space="preserve">Introducción </w:t>
      </w:r>
    </w:p>
    <w:p w:rsidR="00CB0338" w:rsidRPr="00487430" w:rsidRDefault="00CB0338" w:rsidP="00CB0338">
      <w:pPr>
        <w:rPr>
          <w:lang w:val="es-CR"/>
        </w:rPr>
      </w:pPr>
    </w:p>
    <w:p w:rsidR="00CB0338" w:rsidRPr="00487430" w:rsidRDefault="00CB0338" w:rsidP="00CB0338">
      <w:pPr>
        <w:spacing w:line="480" w:lineRule="auto"/>
        <w:ind w:firstLine="720"/>
        <w:jc w:val="both"/>
        <w:rPr>
          <w:rFonts w:ascii="Arial" w:hAnsi="Arial" w:cs="Arial"/>
          <w:sz w:val="24"/>
          <w:szCs w:val="24"/>
          <w:lang w:val="es-CR"/>
        </w:rPr>
      </w:pPr>
      <w:r w:rsidRPr="00487430">
        <w:rPr>
          <w:rFonts w:ascii="Arial" w:hAnsi="Arial" w:cs="Arial"/>
          <w:sz w:val="24"/>
          <w:szCs w:val="24"/>
          <w:lang w:val="es-CR"/>
        </w:rPr>
        <w:t>Cada día, sin darse cuenta las personas generan datos que son de gran valor. Al entrar a una tienda y conectarse a la red wifi, al introducir el número de teléfono que identifica a una persona como cliente frecuente para recibir descuentos, cada vez que nos encontramos frente a una insistente compañía que pide que facilitemos el correo electrónico, se está aportando información que puede ayudar a la empresa a identificar áreas de mejora y áreas fuertes. Al ser información tan valiosa, esta práctica se ha desarrollado enormemente en los últimos años y se puede decir que es indispensable para el desempeño de una empresa. Y es que no solo es valiosa para las empresas con fines de lucro, también áreas como la medicina para descubrir la cura a una enfermedad, para identificar zonas geográficas con más tendencias a ciertas enfermedades o condiciones físicas y así poder hacer frente a la situación de la mejor manera, con bases y pruebas y no solo suposiciones. En este documento se va a definir de una forma más técnica y amplia el concepto de Big Data, también se van a exponer ejemplos de la utilización de Big Data y por último las bases de datos y herramientas más utilizadas</w:t>
      </w:r>
      <w:r>
        <w:rPr>
          <w:rFonts w:ascii="Arial" w:hAnsi="Arial" w:cs="Arial"/>
          <w:sz w:val="24"/>
          <w:szCs w:val="24"/>
          <w:lang w:val="es-CR"/>
        </w:rPr>
        <w:t xml:space="preserve"> en este ámbito</w:t>
      </w:r>
      <w:r w:rsidRPr="00487430">
        <w:rPr>
          <w:rFonts w:ascii="Arial" w:hAnsi="Arial" w:cs="Arial"/>
          <w:sz w:val="24"/>
          <w:szCs w:val="24"/>
          <w:lang w:val="es-CR"/>
        </w:rPr>
        <w:t xml:space="preserve"> en la actualidad.</w:t>
      </w:r>
    </w:p>
    <w:p w:rsidR="00CB0338" w:rsidRPr="00487430" w:rsidRDefault="00CB0338" w:rsidP="00CB0338">
      <w:pPr>
        <w:spacing w:line="480" w:lineRule="auto"/>
        <w:jc w:val="both"/>
        <w:rPr>
          <w:rFonts w:ascii="Arial" w:hAnsi="Arial" w:cs="Arial"/>
          <w:sz w:val="24"/>
          <w:szCs w:val="24"/>
          <w:lang w:val="es-CR"/>
        </w:rPr>
      </w:pPr>
    </w:p>
    <w:p w:rsidR="00CB0338" w:rsidRPr="00487430" w:rsidRDefault="00CB0338" w:rsidP="00CB0338">
      <w:pPr>
        <w:spacing w:line="480" w:lineRule="auto"/>
        <w:jc w:val="both"/>
        <w:rPr>
          <w:rFonts w:ascii="Arial" w:hAnsi="Arial" w:cs="Arial"/>
          <w:sz w:val="24"/>
          <w:szCs w:val="24"/>
          <w:lang w:val="es-CR"/>
        </w:rPr>
      </w:pPr>
    </w:p>
    <w:p w:rsidR="00CB0338" w:rsidRPr="00487430" w:rsidRDefault="00CB0338" w:rsidP="00CB0338">
      <w:pPr>
        <w:spacing w:line="480" w:lineRule="auto"/>
        <w:jc w:val="both"/>
        <w:rPr>
          <w:rFonts w:ascii="Arial" w:hAnsi="Arial" w:cs="Arial"/>
          <w:sz w:val="24"/>
          <w:szCs w:val="24"/>
          <w:lang w:val="es-CR"/>
        </w:rPr>
      </w:pPr>
    </w:p>
    <w:p w:rsidR="00CB0338" w:rsidRPr="00487430" w:rsidRDefault="00CB0338" w:rsidP="00CB0338">
      <w:pPr>
        <w:spacing w:line="480" w:lineRule="auto"/>
        <w:jc w:val="both"/>
        <w:rPr>
          <w:rFonts w:ascii="Arial" w:hAnsi="Arial" w:cs="Arial"/>
          <w:sz w:val="24"/>
          <w:szCs w:val="24"/>
          <w:lang w:val="es-CR"/>
        </w:rPr>
      </w:pPr>
    </w:p>
    <w:p w:rsidR="00CB0338" w:rsidRPr="00487430" w:rsidRDefault="00CB0338" w:rsidP="00CB0338">
      <w:pPr>
        <w:spacing w:line="480" w:lineRule="auto"/>
        <w:jc w:val="both"/>
        <w:rPr>
          <w:rFonts w:ascii="Arial" w:hAnsi="Arial" w:cs="Arial"/>
          <w:sz w:val="24"/>
          <w:szCs w:val="24"/>
          <w:lang w:val="es-CR"/>
        </w:rPr>
      </w:pPr>
    </w:p>
    <w:p w:rsidR="00CB0338" w:rsidRPr="00487430" w:rsidRDefault="00CB0338" w:rsidP="00CB0338">
      <w:pPr>
        <w:pStyle w:val="Heading1"/>
        <w:rPr>
          <w:lang w:val="es-CR"/>
        </w:rPr>
      </w:pPr>
      <w:r w:rsidRPr="00487430">
        <w:rPr>
          <w:lang w:val="es-CR"/>
        </w:rPr>
        <w:lastRenderedPageBreak/>
        <w:t xml:space="preserve">Desarrollo </w:t>
      </w:r>
    </w:p>
    <w:p w:rsidR="00CB0338" w:rsidRPr="00487430" w:rsidRDefault="00CB0338" w:rsidP="00CB0338">
      <w:pPr>
        <w:rPr>
          <w:lang w:val="es-CR"/>
        </w:rPr>
      </w:pPr>
    </w:p>
    <w:p w:rsidR="00CB0338" w:rsidRPr="00487430" w:rsidRDefault="00CB0338" w:rsidP="00CB0338">
      <w:pPr>
        <w:pStyle w:val="Heading2"/>
        <w:rPr>
          <w:lang w:val="es-CR"/>
        </w:rPr>
      </w:pPr>
      <w:r w:rsidRPr="00487430">
        <w:rPr>
          <w:lang w:val="es-CR"/>
        </w:rPr>
        <w:t>¿Qué es Big Data?</w:t>
      </w:r>
    </w:p>
    <w:p w:rsidR="00CB0338" w:rsidRPr="00487430" w:rsidRDefault="00CB0338" w:rsidP="00CB0338">
      <w:pPr>
        <w:rPr>
          <w:lang w:val="es-CR"/>
        </w:rPr>
      </w:pPr>
    </w:p>
    <w:p w:rsidR="00CB0338" w:rsidRPr="00487430" w:rsidRDefault="00CB0338" w:rsidP="00CB0338">
      <w:pPr>
        <w:spacing w:line="480" w:lineRule="auto"/>
        <w:jc w:val="both"/>
        <w:rPr>
          <w:rFonts w:ascii="Arial" w:hAnsi="Arial" w:cs="Arial"/>
          <w:sz w:val="24"/>
          <w:szCs w:val="24"/>
          <w:lang w:val="es-CR"/>
        </w:rPr>
      </w:pPr>
      <w:r w:rsidRPr="00487430">
        <w:rPr>
          <w:rFonts w:ascii="Arial" w:hAnsi="Arial" w:cs="Arial"/>
          <w:sz w:val="24"/>
          <w:szCs w:val="24"/>
          <w:lang w:val="es-CR"/>
        </w:rPr>
        <w:t xml:space="preserve">El Big Data consiste en la recolección de datos de valor para una entidad, el análisis de esos datos y la utilización del resultado del análisis para mejorar en el área identificada. El termino Big Data comenzó a ser utilizado hace poco tiempo, sin embargo, la idea de analizar datos no es tan reciente. El análisis de datos se ha hecho más popular en los últimos años debido a que muchos factores han cambiado, por ejemplo, el acceso a dispositivos de almacenamiento que antes tenían un alto costo por MB, ahora hasta un usuario final tiene la facilidad de adquirir varios terabytes a un precio que era difícil de imaginar en el pasado. </w:t>
      </w:r>
    </w:p>
    <w:p w:rsidR="00CB0338" w:rsidRPr="00487430" w:rsidRDefault="00CB0338" w:rsidP="00CB0338">
      <w:pPr>
        <w:spacing w:line="480" w:lineRule="auto"/>
        <w:jc w:val="both"/>
        <w:rPr>
          <w:rFonts w:ascii="Arial" w:hAnsi="Arial" w:cs="Arial"/>
          <w:sz w:val="24"/>
          <w:szCs w:val="24"/>
          <w:lang w:val="es-CR"/>
        </w:rPr>
      </w:pPr>
      <w:r w:rsidRPr="00487430">
        <w:rPr>
          <w:rFonts w:ascii="Arial" w:hAnsi="Arial" w:cs="Arial"/>
          <w:sz w:val="24"/>
          <w:szCs w:val="24"/>
          <w:lang w:val="es-CR"/>
        </w:rPr>
        <w:t xml:space="preserve">Los expertos indican que el Big Data no tiene una definición muy clara o establecida. Las personas que se dedican a analizar datos definen el termino de diferentes formas. Para algunos es importante la cantidad de información con la que se va a trabajar, por ejemplo, el autor del curso “Big Data: </w:t>
      </w:r>
      <w:proofErr w:type="spellStart"/>
      <w:r w:rsidRPr="00487430">
        <w:rPr>
          <w:rFonts w:ascii="Arial" w:hAnsi="Arial" w:cs="Arial"/>
          <w:sz w:val="24"/>
          <w:szCs w:val="24"/>
          <w:lang w:val="es-CR"/>
        </w:rPr>
        <w:t>The</w:t>
      </w:r>
      <w:proofErr w:type="spellEnd"/>
      <w:r w:rsidRPr="00487430">
        <w:rPr>
          <w:rFonts w:ascii="Arial" w:hAnsi="Arial" w:cs="Arial"/>
          <w:sz w:val="24"/>
          <w:szCs w:val="24"/>
          <w:lang w:val="es-CR"/>
        </w:rPr>
        <w:t xml:space="preserve"> Big Picture” en la página </w:t>
      </w:r>
      <w:proofErr w:type="spellStart"/>
      <w:r w:rsidRPr="00487430">
        <w:rPr>
          <w:rFonts w:ascii="Arial" w:hAnsi="Arial" w:cs="Arial"/>
          <w:sz w:val="24"/>
          <w:szCs w:val="24"/>
          <w:lang w:val="es-CR"/>
        </w:rPr>
        <w:t>Pluralsight</w:t>
      </w:r>
      <w:proofErr w:type="spellEnd"/>
      <w:r w:rsidRPr="00487430">
        <w:rPr>
          <w:rFonts w:ascii="Arial" w:hAnsi="Arial" w:cs="Arial"/>
          <w:sz w:val="24"/>
          <w:szCs w:val="24"/>
          <w:lang w:val="es-CR"/>
        </w:rPr>
        <w:t xml:space="preserve">, el señor </w:t>
      </w:r>
      <w:proofErr w:type="spellStart"/>
      <w:r w:rsidRPr="00487430">
        <w:rPr>
          <w:rFonts w:ascii="Arial" w:hAnsi="Arial" w:cs="Arial"/>
          <w:sz w:val="24"/>
          <w:szCs w:val="24"/>
          <w:lang w:val="es-CR"/>
        </w:rPr>
        <w:t>Brust</w:t>
      </w:r>
      <w:proofErr w:type="spellEnd"/>
      <w:r w:rsidRPr="00487430">
        <w:rPr>
          <w:rFonts w:ascii="Arial" w:hAnsi="Arial" w:cs="Arial"/>
          <w:sz w:val="24"/>
          <w:szCs w:val="24"/>
          <w:lang w:val="es-CR"/>
        </w:rPr>
        <w:t xml:space="preserve">, indica que normalmente es considerado Big Data cuando se trabaja con el rango de entre cientos de TB hasta x cantidad de </w:t>
      </w:r>
      <w:proofErr w:type="spellStart"/>
      <w:r w:rsidRPr="00487430">
        <w:rPr>
          <w:rFonts w:ascii="Arial" w:hAnsi="Arial" w:cs="Arial"/>
          <w:sz w:val="24"/>
          <w:szCs w:val="24"/>
          <w:lang w:val="es-CR"/>
        </w:rPr>
        <w:t>PBs</w:t>
      </w:r>
      <w:proofErr w:type="spellEnd"/>
      <w:r w:rsidRPr="00487430">
        <w:rPr>
          <w:rFonts w:ascii="Arial" w:hAnsi="Arial" w:cs="Arial"/>
          <w:sz w:val="24"/>
          <w:szCs w:val="24"/>
          <w:lang w:val="es-CR"/>
        </w:rPr>
        <w:t xml:space="preserve">, sin embargo, no hay un numero establecido formalmente. Para otros expertos, la cantidad de información no es el factor más importante, sino como es utilizada. </w:t>
      </w:r>
    </w:p>
    <w:p w:rsidR="00CB0338" w:rsidRPr="00487430" w:rsidRDefault="00CB0338" w:rsidP="00CB0338">
      <w:pPr>
        <w:spacing w:line="480" w:lineRule="auto"/>
        <w:jc w:val="both"/>
        <w:rPr>
          <w:rFonts w:ascii="Arial" w:hAnsi="Arial" w:cs="Arial"/>
          <w:sz w:val="24"/>
          <w:szCs w:val="24"/>
          <w:lang w:val="es-CR"/>
        </w:rPr>
      </w:pPr>
      <w:r w:rsidRPr="00487430">
        <w:rPr>
          <w:rFonts w:ascii="Arial" w:hAnsi="Arial" w:cs="Arial"/>
          <w:sz w:val="24"/>
          <w:szCs w:val="24"/>
          <w:lang w:val="es-CR"/>
        </w:rPr>
        <w:t>Otra definición se basa en el concepto de Las Tres Vs, volumen, velocidad y variedad. Esta forma indica que las tres son importantes, tanto la cantidad de datos, como la velocidad en la que pueden ser procesados</w:t>
      </w:r>
      <w:r>
        <w:rPr>
          <w:rFonts w:ascii="Arial" w:hAnsi="Arial" w:cs="Arial"/>
          <w:sz w:val="24"/>
          <w:szCs w:val="24"/>
          <w:lang w:val="es-CR"/>
        </w:rPr>
        <w:t xml:space="preserve"> </w:t>
      </w:r>
      <w:r w:rsidRPr="00487430">
        <w:rPr>
          <w:rFonts w:ascii="Arial" w:hAnsi="Arial" w:cs="Arial"/>
          <w:sz w:val="24"/>
          <w:szCs w:val="24"/>
          <w:lang w:val="es-CR"/>
        </w:rPr>
        <w:t xml:space="preserve">con la ayuda de algoritmos y herramientas </w:t>
      </w:r>
      <w:r w:rsidRPr="00487430">
        <w:rPr>
          <w:rFonts w:ascii="Arial" w:hAnsi="Arial" w:cs="Arial"/>
          <w:sz w:val="24"/>
          <w:szCs w:val="24"/>
          <w:lang w:val="es-CR"/>
        </w:rPr>
        <w:lastRenderedPageBreak/>
        <w:t>que han sido creadas específicamente para la ciencia de datos y por último la variedad, que representa la información de importancia que e</w:t>
      </w:r>
      <w:r w:rsidR="009856C3">
        <w:rPr>
          <w:rFonts w:ascii="Arial" w:hAnsi="Arial" w:cs="Arial"/>
          <w:sz w:val="24"/>
          <w:szCs w:val="24"/>
          <w:lang w:val="es-CR"/>
        </w:rPr>
        <w:tab/>
        <w:t>`1</w:t>
      </w:r>
      <w:r w:rsidRPr="00487430">
        <w:rPr>
          <w:rFonts w:ascii="Arial" w:hAnsi="Arial" w:cs="Arial"/>
          <w:sz w:val="24"/>
          <w:szCs w:val="24"/>
          <w:lang w:val="es-CR"/>
        </w:rPr>
        <w:t xml:space="preserve">stá contenida en ese volumen de datos. </w:t>
      </w:r>
    </w:p>
    <w:p w:rsidR="00CB0338" w:rsidRDefault="00CB0338" w:rsidP="00CB0338">
      <w:pPr>
        <w:pStyle w:val="Heading2"/>
        <w:rPr>
          <w:lang w:val="es-CR"/>
        </w:rPr>
      </w:pPr>
      <w:r w:rsidRPr="00487430">
        <w:rPr>
          <w:lang w:val="es-CR"/>
        </w:rPr>
        <w:t>Ejemplos de utilización de Big Data</w:t>
      </w:r>
    </w:p>
    <w:p w:rsidR="00CB0338" w:rsidRDefault="00CB0338" w:rsidP="00CB0338">
      <w:pPr>
        <w:rPr>
          <w:lang w:val="es-CR"/>
        </w:rPr>
      </w:pPr>
    </w:p>
    <w:p w:rsidR="00CB0338" w:rsidRDefault="00CB0338">
      <w:pPr>
        <w:pStyle w:val="ListParagraph"/>
        <w:numPr>
          <w:ilvl w:val="0"/>
          <w:numId w:val="1"/>
        </w:numPr>
        <w:spacing w:line="480" w:lineRule="auto"/>
        <w:jc w:val="both"/>
        <w:rPr>
          <w:rFonts w:ascii="Arial" w:hAnsi="Arial"/>
          <w:sz w:val="24"/>
          <w:lang w:val="es-CR"/>
          <w:rPrChange w:id="1" w:author="Andres Pinto" w:date="2019-03-16T17:04:00Z">
            <w:rPr>
              <w:lang w:val="es-CR"/>
            </w:rPr>
          </w:rPrChange>
        </w:rPr>
        <w:pPrChange w:id="2" w:author="Andres Pinto" w:date="2019-03-16T17:04:00Z">
          <w:pPr>
            <w:pStyle w:val="ListParagraph"/>
            <w:numPr>
              <w:numId w:val="1"/>
            </w:numPr>
            <w:ind w:hanging="360"/>
          </w:pPr>
        </w:pPrChange>
      </w:pPr>
      <w:r w:rsidRPr="00133FDE">
        <w:rPr>
          <w:rFonts w:ascii="Arial" w:hAnsi="Arial"/>
          <w:sz w:val="24"/>
          <w:lang w:val="es-CR"/>
          <w:rPrChange w:id="3" w:author="Andres Pinto" w:date="2019-03-16T17:04:00Z">
            <w:rPr>
              <w:lang w:val="es-CR"/>
            </w:rPr>
          </w:rPrChange>
        </w:rPr>
        <w:t>Análisis extenso de clientes:</w:t>
      </w:r>
    </w:p>
    <w:p w:rsidR="00CB0338" w:rsidRPr="00DA5D4D" w:rsidRDefault="00CB0338" w:rsidP="00CB0338">
      <w:pPr>
        <w:spacing w:line="480" w:lineRule="auto"/>
        <w:ind w:left="360"/>
        <w:jc w:val="both"/>
        <w:rPr>
          <w:ins w:id="4" w:author="Andres Pinto" w:date="2019-03-16T17:04:00Z"/>
          <w:rFonts w:ascii="Arial" w:hAnsi="Arial" w:cs="Arial"/>
          <w:sz w:val="24"/>
          <w:lang w:val="es-CR"/>
        </w:rPr>
      </w:pPr>
      <w:ins w:id="5" w:author="Andres Pinto" w:date="2019-03-16T17:04:00Z">
        <w:r w:rsidRPr="00DA5D4D">
          <w:rPr>
            <w:rFonts w:ascii="Arial" w:hAnsi="Arial" w:cs="Arial"/>
            <w:sz w:val="24"/>
            <w:lang w:val="es-CR"/>
          </w:rPr>
          <w:t xml:space="preserve">El ámbito de los negocios es probablemente el área que más ha sacado provecho de los beneficios que ofrece el análisis de datos a </w:t>
        </w:r>
      </w:ins>
      <w:r w:rsidR="003B48E3" w:rsidRPr="00DA5D4D">
        <w:rPr>
          <w:rFonts w:ascii="Arial" w:hAnsi="Arial" w:cs="Arial"/>
          <w:sz w:val="24"/>
          <w:lang w:val="es-CR"/>
        </w:rPr>
        <w:t>través</w:t>
      </w:r>
      <w:ins w:id="6" w:author="Andres Pinto" w:date="2019-03-16T17:04:00Z">
        <w:r w:rsidRPr="00DA5D4D">
          <w:rPr>
            <w:rFonts w:ascii="Arial" w:hAnsi="Arial" w:cs="Arial"/>
            <w:sz w:val="24"/>
            <w:lang w:val="es-CR"/>
          </w:rPr>
          <w:t xml:space="preserve"> de </w:t>
        </w:r>
        <w:proofErr w:type="spellStart"/>
        <w:r w:rsidRPr="00DA5D4D">
          <w:rPr>
            <w:rFonts w:ascii="Arial" w:hAnsi="Arial" w:cs="Arial"/>
            <w:sz w:val="24"/>
            <w:lang w:val="es-CR"/>
          </w:rPr>
          <w:t>BigData</w:t>
        </w:r>
        <w:proofErr w:type="spellEnd"/>
        <w:r w:rsidRPr="00DA5D4D">
          <w:rPr>
            <w:rFonts w:ascii="Arial" w:hAnsi="Arial" w:cs="Arial"/>
            <w:sz w:val="24"/>
            <w:lang w:val="es-CR"/>
          </w:rPr>
          <w:t>. Las empresas han descubierto que pueden predecir temporadas en las que las ventas van a aumentar</w:t>
        </w:r>
        <w:r>
          <w:rPr>
            <w:rFonts w:ascii="Arial" w:hAnsi="Arial" w:cs="Arial"/>
            <w:sz w:val="24"/>
            <w:lang w:val="es-CR"/>
          </w:rPr>
          <w:t>,</w:t>
        </w:r>
        <w:r w:rsidRPr="00DA5D4D">
          <w:rPr>
            <w:rFonts w:ascii="Arial" w:hAnsi="Arial" w:cs="Arial"/>
            <w:sz w:val="24"/>
            <w:lang w:val="es-CR"/>
          </w:rPr>
          <w:t xml:space="preserve"> que productos se van a vendar más,</w:t>
        </w:r>
        <w:r>
          <w:rPr>
            <w:rFonts w:ascii="Arial" w:hAnsi="Arial" w:cs="Arial"/>
            <w:sz w:val="24"/>
            <w:lang w:val="es-CR"/>
          </w:rPr>
          <w:t xml:space="preserve"> entre muchas otras cosas.</w:t>
        </w:r>
        <w:r w:rsidRPr="00DA5D4D">
          <w:rPr>
            <w:rFonts w:ascii="Arial" w:hAnsi="Arial" w:cs="Arial"/>
            <w:sz w:val="24"/>
            <w:lang w:val="es-CR"/>
          </w:rPr>
          <w:t xml:space="preserve"> </w:t>
        </w:r>
        <w:r>
          <w:rPr>
            <w:rFonts w:ascii="Arial" w:hAnsi="Arial" w:cs="Arial"/>
            <w:sz w:val="24"/>
            <w:lang w:val="es-CR"/>
          </w:rPr>
          <w:t>D</w:t>
        </w:r>
        <w:r w:rsidRPr="00DA5D4D">
          <w:rPr>
            <w:rFonts w:ascii="Arial" w:hAnsi="Arial" w:cs="Arial"/>
            <w:sz w:val="24"/>
            <w:lang w:val="es-CR"/>
          </w:rPr>
          <w:t>e esa forma las</w:t>
        </w:r>
        <w:r>
          <w:rPr>
            <w:rFonts w:ascii="Arial" w:hAnsi="Arial" w:cs="Arial"/>
            <w:sz w:val="24"/>
            <w:lang w:val="es-CR"/>
          </w:rPr>
          <w:t xml:space="preserve"> </w:t>
        </w:r>
        <w:r w:rsidRPr="00DA5D4D">
          <w:rPr>
            <w:rFonts w:ascii="Arial" w:hAnsi="Arial" w:cs="Arial"/>
            <w:sz w:val="24"/>
            <w:lang w:val="es-CR"/>
          </w:rPr>
          <w:t>pueden planear de una forma más exacta el abastecimiento de los puntos de venta</w:t>
        </w:r>
        <w:r>
          <w:rPr>
            <w:rFonts w:ascii="Arial" w:hAnsi="Arial" w:cs="Arial"/>
            <w:sz w:val="24"/>
            <w:lang w:val="es-CR"/>
          </w:rPr>
          <w:t xml:space="preserve">, así promocionar productos por medio de ofertas. </w:t>
        </w:r>
      </w:ins>
    </w:p>
    <w:p w:rsidR="00CB0338" w:rsidRPr="00133FDE" w:rsidRDefault="00CB0338" w:rsidP="00CB0338">
      <w:pPr>
        <w:pStyle w:val="ListParagraph"/>
        <w:numPr>
          <w:ilvl w:val="0"/>
          <w:numId w:val="1"/>
        </w:numPr>
        <w:spacing w:line="480" w:lineRule="auto"/>
        <w:jc w:val="both"/>
        <w:rPr>
          <w:ins w:id="7" w:author="Andres Pinto" w:date="2019-03-16T17:04:00Z"/>
          <w:rFonts w:ascii="Arial" w:hAnsi="Arial" w:cs="Arial"/>
          <w:sz w:val="24"/>
          <w:lang w:val="es-CR"/>
        </w:rPr>
      </w:pPr>
      <w:ins w:id="8" w:author="Andres Pinto" w:date="2019-03-16T17:04:00Z">
        <w:r w:rsidRPr="00133FDE">
          <w:rPr>
            <w:rFonts w:ascii="Arial" w:hAnsi="Arial" w:cs="Arial"/>
            <w:sz w:val="24"/>
            <w:lang w:val="es-CR"/>
          </w:rPr>
          <w:t xml:space="preserve">Prevención y detección de fraude: </w:t>
        </w:r>
        <w:r>
          <w:rPr>
            <w:rFonts w:ascii="Arial" w:hAnsi="Arial" w:cs="Arial"/>
            <w:sz w:val="24"/>
            <w:lang w:val="es-CR"/>
          </w:rPr>
          <w:t xml:space="preserve">El </w:t>
        </w:r>
        <w:proofErr w:type="spellStart"/>
        <w:r>
          <w:rPr>
            <w:rFonts w:ascii="Arial" w:hAnsi="Arial" w:cs="Arial"/>
            <w:sz w:val="24"/>
            <w:lang w:val="es-CR"/>
          </w:rPr>
          <w:t>big</w:t>
        </w:r>
        <w:proofErr w:type="spellEnd"/>
        <w:r>
          <w:rPr>
            <w:rFonts w:ascii="Arial" w:hAnsi="Arial" w:cs="Arial"/>
            <w:sz w:val="24"/>
            <w:lang w:val="es-CR"/>
          </w:rPr>
          <w:t xml:space="preserve"> data es utilizado por las entidades de tarjetas de crédito o </w:t>
        </w:r>
      </w:ins>
      <w:r>
        <w:rPr>
          <w:rFonts w:ascii="Arial" w:hAnsi="Arial" w:cs="Arial"/>
          <w:sz w:val="24"/>
          <w:lang w:val="es-CR"/>
        </w:rPr>
        <w:t>débito</w:t>
      </w:r>
      <w:ins w:id="9" w:author="Andres Pinto" w:date="2019-03-16T17:04:00Z">
        <w:r>
          <w:rPr>
            <w:rFonts w:ascii="Arial" w:hAnsi="Arial" w:cs="Arial"/>
            <w:sz w:val="24"/>
            <w:lang w:val="es-CR"/>
          </w:rPr>
          <w:t xml:space="preserve"> para detectar y prevenir fraude. Esta tarea suele ser complicada debido a que, si se analizaran todas las transacciones que realiza un usuario, debido al tiempo que tardaría en procesarse una transacción, la satisfacción del cliente se vería afectada, por otra parte, si no se detecta una acción fraudulenta, el cliente se vería afectado también. El Big Data ayuda a analizar los datos de una forma </w:t>
        </w:r>
      </w:ins>
      <w:r>
        <w:rPr>
          <w:rFonts w:ascii="Arial" w:hAnsi="Arial" w:cs="Arial"/>
          <w:sz w:val="24"/>
          <w:lang w:val="es-CR"/>
        </w:rPr>
        <w:t>más</w:t>
      </w:r>
      <w:ins w:id="10" w:author="Andres Pinto" w:date="2019-03-16T17:04:00Z">
        <w:r>
          <w:rPr>
            <w:rFonts w:ascii="Arial" w:hAnsi="Arial" w:cs="Arial"/>
            <w:sz w:val="24"/>
            <w:lang w:val="es-CR"/>
          </w:rPr>
          <w:t xml:space="preserve"> inteligente, buscando patrones que indiquen posibles anomalías. Por ejemplo, si un cliente vive en San </w:t>
        </w:r>
      </w:ins>
      <w:r>
        <w:rPr>
          <w:rFonts w:ascii="Arial" w:hAnsi="Arial" w:cs="Arial"/>
          <w:sz w:val="24"/>
          <w:lang w:val="es-CR"/>
        </w:rPr>
        <w:t>José</w:t>
      </w:r>
      <w:ins w:id="11" w:author="Andres Pinto" w:date="2019-03-16T17:04:00Z">
        <w:r>
          <w:rPr>
            <w:rFonts w:ascii="Arial" w:hAnsi="Arial" w:cs="Arial"/>
            <w:sz w:val="24"/>
            <w:lang w:val="es-CR"/>
          </w:rPr>
          <w:t xml:space="preserve">, Costa Rica, por lo general realiza sus transacciones en ese lugar, no acostumbra comprar alimento para mascotas o ningún tipo de producto relacionado a mascotas y en una ocasión se realiza una compra de alimento para lagarto en Nueva York con </w:t>
        </w:r>
        <w:r>
          <w:rPr>
            <w:rFonts w:ascii="Arial" w:hAnsi="Arial" w:cs="Arial"/>
            <w:sz w:val="24"/>
            <w:lang w:val="es-CR"/>
          </w:rPr>
          <w:lastRenderedPageBreak/>
          <w:t xml:space="preserve">su tarjeta, inmediatamente se va a generar una alerta que notificara a las partes interesadas, y esa persona probablemente reciba una llamada del banco para confirmar si la compra efectivamente fue realizada por el cliente o se trata de fraude. </w:t>
        </w:r>
      </w:ins>
    </w:p>
    <w:p w:rsidR="00CB0338" w:rsidRDefault="00CB0338" w:rsidP="00CB0338">
      <w:pPr>
        <w:pStyle w:val="ListParagraph"/>
        <w:numPr>
          <w:ilvl w:val="0"/>
          <w:numId w:val="1"/>
        </w:numPr>
        <w:spacing w:line="480" w:lineRule="auto"/>
        <w:jc w:val="both"/>
        <w:rPr>
          <w:rFonts w:ascii="Arial" w:hAnsi="Arial" w:cs="Arial"/>
          <w:sz w:val="24"/>
          <w:lang w:val="es-CR"/>
        </w:rPr>
      </w:pPr>
      <w:ins w:id="12" w:author="Andres Pinto" w:date="2019-03-16T17:04:00Z">
        <w:r w:rsidRPr="00133FDE">
          <w:rPr>
            <w:rFonts w:ascii="Arial" w:hAnsi="Arial" w:cs="Arial"/>
            <w:sz w:val="24"/>
            <w:lang w:val="es-CR"/>
          </w:rPr>
          <w:t>Medicina</w:t>
        </w:r>
        <w:r w:rsidRPr="00CB0338">
          <w:rPr>
            <w:rFonts w:ascii="Arial" w:hAnsi="Arial" w:cs="Arial"/>
            <w:sz w:val="24"/>
            <w:lang w:val="es-CR"/>
          </w:rPr>
          <w:t>:</w:t>
        </w:r>
      </w:ins>
      <w:r w:rsidRPr="00CB0338">
        <w:rPr>
          <w:rFonts w:ascii="Arial" w:hAnsi="Arial" w:cs="Arial"/>
          <w:sz w:val="24"/>
          <w:lang w:val="es-CR"/>
        </w:rPr>
        <w:t xml:space="preserve"> Big Data esta si</w:t>
      </w:r>
      <w:r>
        <w:rPr>
          <w:rFonts w:ascii="Arial" w:hAnsi="Arial" w:cs="Arial"/>
          <w:sz w:val="24"/>
          <w:lang w:val="es-CR"/>
        </w:rPr>
        <w:t xml:space="preserve">endo utilizada en algunos hospitales de Paris para planear de una mejor forma y corregir el problema de personal del hospital que se encuentra activo a cierta hora del día. Después de analizar 10 años de datos con la ayuda de Big Data, lograron predecir un aproximado de pacientes que se van a presentar al hospital en un periodo de 15 días próximos. </w:t>
      </w:r>
    </w:p>
    <w:p w:rsidR="006239C7" w:rsidRPr="00E10F95" w:rsidRDefault="006239C7" w:rsidP="006239C7">
      <w:pPr>
        <w:pStyle w:val="ListParagraph"/>
        <w:spacing w:line="480" w:lineRule="auto"/>
        <w:jc w:val="both"/>
        <w:rPr>
          <w:ins w:id="13" w:author="Andres Pinto" w:date="2019-03-16T17:04:00Z"/>
          <w:rFonts w:ascii="Arial" w:hAnsi="Arial" w:cs="Arial"/>
          <w:sz w:val="24"/>
          <w:lang w:val="es-CR"/>
        </w:rPr>
      </w:pPr>
      <w:r>
        <w:rPr>
          <w:rFonts w:ascii="Arial" w:hAnsi="Arial" w:cs="Arial"/>
          <w:sz w:val="24"/>
          <w:lang w:val="es-CR"/>
        </w:rPr>
        <w:t xml:space="preserve">Algo tan sencillo como puede ser utilizar un reloj inteligente como por ejemplo un Fitbit, ayuda a monitorea las horas de sueño y detectar insomnio, detectar problemas en el corazón entre otros, según </w:t>
      </w:r>
      <w:proofErr w:type="spellStart"/>
      <w:r>
        <w:rPr>
          <w:rFonts w:ascii="Arial" w:hAnsi="Arial" w:cs="Arial"/>
          <w:sz w:val="24"/>
          <w:lang w:val="es-CR"/>
        </w:rPr>
        <w:t>datapine</w:t>
      </w:r>
      <w:proofErr w:type="spellEnd"/>
      <w:r>
        <w:rPr>
          <w:rFonts w:ascii="Arial" w:hAnsi="Arial" w:cs="Arial"/>
          <w:sz w:val="24"/>
          <w:lang w:val="es-CR"/>
        </w:rPr>
        <w:t xml:space="preserve"> algunas compañías de seguros ofrecerían beneficios a personas que utilizan este tipo de relojes. </w:t>
      </w:r>
    </w:p>
    <w:p w:rsidR="00CB0338" w:rsidRDefault="00CB0338" w:rsidP="00CB0338">
      <w:pPr>
        <w:pStyle w:val="ListParagraph"/>
        <w:numPr>
          <w:ilvl w:val="0"/>
          <w:numId w:val="1"/>
        </w:numPr>
        <w:rPr>
          <w:del w:id="14" w:author="Andres Pinto" w:date="2019-03-16T17:04:00Z"/>
          <w:lang w:val="es-CR"/>
        </w:rPr>
      </w:pPr>
      <w:del w:id="15" w:author="Andres Pinto" w:date="2019-03-16T17:04:00Z">
        <w:r>
          <w:rPr>
            <w:lang w:val="es-CR"/>
          </w:rPr>
          <w:delText>Prevención y detección de fraude</w:delText>
        </w:r>
        <w:r w:rsidRPr="002F6E2C">
          <w:rPr>
            <w:lang w:val="es-CR"/>
          </w:rPr>
          <w:delText>:</w:delText>
        </w:r>
        <w:r>
          <w:rPr>
            <w:lang w:val="es-CR"/>
          </w:rPr>
          <w:delText xml:space="preserve"> </w:delText>
        </w:r>
      </w:del>
    </w:p>
    <w:p w:rsidR="00CB0338" w:rsidRDefault="00CB0338" w:rsidP="00CB0338">
      <w:pPr>
        <w:pStyle w:val="ListParagraph"/>
        <w:numPr>
          <w:ilvl w:val="0"/>
          <w:numId w:val="1"/>
        </w:numPr>
        <w:rPr>
          <w:del w:id="16" w:author="Andres Pinto" w:date="2019-03-16T17:04:00Z"/>
          <w:lang w:val="es-CR"/>
        </w:rPr>
      </w:pPr>
      <w:del w:id="17" w:author="Andres Pinto" w:date="2019-03-16T17:04:00Z">
        <w:r>
          <w:rPr>
            <w:lang w:val="es-CR"/>
          </w:rPr>
          <w:delText xml:space="preserve">Medicina </w:delText>
        </w:r>
      </w:del>
    </w:p>
    <w:p w:rsidR="00CB0338" w:rsidRPr="00487430" w:rsidRDefault="00CB0338" w:rsidP="00CB0338">
      <w:pPr>
        <w:rPr>
          <w:lang w:val="es-CR"/>
        </w:rPr>
      </w:pPr>
    </w:p>
    <w:p w:rsidR="00E354AA" w:rsidRPr="006C1D98" w:rsidRDefault="00CB0338" w:rsidP="00E354AA">
      <w:pPr>
        <w:pStyle w:val="Heading2"/>
        <w:rPr>
          <w:lang w:val="es-CR"/>
        </w:rPr>
      </w:pPr>
      <w:r w:rsidRPr="006C1D98">
        <w:rPr>
          <w:lang w:val="es-CR"/>
        </w:rPr>
        <w:t xml:space="preserve">Bases de datos y herramientas Big Data </w:t>
      </w:r>
    </w:p>
    <w:p w:rsidR="00E354AA" w:rsidRDefault="00E354AA" w:rsidP="00E354AA">
      <w:pPr>
        <w:rPr>
          <w:lang w:val="es-CR"/>
        </w:rPr>
      </w:pPr>
    </w:p>
    <w:p w:rsidR="00CB0338" w:rsidRPr="006C1D98" w:rsidRDefault="0049710D" w:rsidP="00E354AA">
      <w:pPr>
        <w:pStyle w:val="Heading3"/>
        <w:rPr>
          <w:lang w:val="es-CR"/>
        </w:rPr>
      </w:pPr>
      <w:r w:rsidRPr="006C1D98">
        <w:rPr>
          <w:lang w:val="es-CR"/>
        </w:rPr>
        <w:t xml:space="preserve">Bases de datos </w:t>
      </w:r>
      <w:r w:rsidR="00CB0338" w:rsidRPr="006C1D98">
        <w:rPr>
          <w:lang w:val="es-CR"/>
        </w:rPr>
        <w:t xml:space="preserve">NoSQL </w:t>
      </w:r>
    </w:p>
    <w:p w:rsidR="000C7462" w:rsidRPr="006C1D98" w:rsidRDefault="000C7462" w:rsidP="000C7462">
      <w:pPr>
        <w:rPr>
          <w:lang w:val="es-CR"/>
        </w:rPr>
      </w:pPr>
    </w:p>
    <w:p w:rsidR="008C69C4" w:rsidRDefault="00E354AA" w:rsidP="00E354AA">
      <w:pPr>
        <w:spacing w:line="480" w:lineRule="auto"/>
        <w:ind w:firstLine="360"/>
        <w:jc w:val="both"/>
        <w:rPr>
          <w:rFonts w:ascii="Arial" w:hAnsi="Arial" w:cs="Arial"/>
          <w:sz w:val="24"/>
          <w:lang w:val="es-CR"/>
        </w:rPr>
      </w:pPr>
      <w:r w:rsidRPr="00E354AA">
        <w:rPr>
          <w:rFonts w:ascii="Arial" w:hAnsi="Arial" w:cs="Arial"/>
          <w:sz w:val="24"/>
          <w:lang w:val="es-CR"/>
        </w:rPr>
        <w:t>Las bases de datos tradicionales o RDBMS, (sistemas de bases de datos relacionales por sus siglas en ingles), han probado no ser muy efectivas a la hora de almacenar la cantidad y los tipos de datos que se utilizan en big data y análisis de datos, por lo que se ha creado una alternativa que es capaz de manejar esta información de una forma más flexible</w:t>
      </w:r>
      <w:r>
        <w:rPr>
          <w:rFonts w:ascii="Arial" w:hAnsi="Arial" w:cs="Arial"/>
          <w:sz w:val="24"/>
          <w:lang w:val="es-CR"/>
        </w:rPr>
        <w:t>, ya que puede almacenar datos no estructurados</w:t>
      </w:r>
      <w:r w:rsidRPr="00E354AA">
        <w:rPr>
          <w:rFonts w:ascii="Arial" w:hAnsi="Arial" w:cs="Arial"/>
          <w:sz w:val="24"/>
          <w:lang w:val="es-CR"/>
        </w:rPr>
        <w:t xml:space="preserve">, a esta alternativa se le llama NoSQL, que puede significar, “no SQL” o “no solo SQL”. </w:t>
      </w:r>
    </w:p>
    <w:p w:rsidR="000C7462" w:rsidRPr="000C7462" w:rsidRDefault="008C69C4" w:rsidP="00C91E4B">
      <w:pPr>
        <w:pStyle w:val="Heading4"/>
        <w:rPr>
          <w:lang w:val="es-CR"/>
        </w:rPr>
      </w:pPr>
      <w:r>
        <w:rPr>
          <w:lang w:val="es-CR"/>
        </w:rPr>
        <w:lastRenderedPageBreak/>
        <w:t>Riak KV</w:t>
      </w:r>
    </w:p>
    <w:p w:rsidR="00E354AA" w:rsidRDefault="003035BF" w:rsidP="003035BF">
      <w:pPr>
        <w:spacing w:line="480" w:lineRule="auto"/>
        <w:jc w:val="both"/>
        <w:rPr>
          <w:rFonts w:ascii="Arial" w:hAnsi="Arial" w:cs="Arial"/>
          <w:sz w:val="24"/>
          <w:lang w:val="es-CR"/>
        </w:rPr>
      </w:pPr>
      <w:r>
        <w:rPr>
          <w:rFonts w:ascii="Arial" w:hAnsi="Arial" w:cs="Arial"/>
          <w:noProof/>
          <w:sz w:val="24"/>
          <w:lang w:val="es-CR"/>
        </w:rPr>
        <w:drawing>
          <wp:anchor distT="0" distB="0" distL="114300" distR="114300" simplePos="0" relativeHeight="251661312" behindDoc="0" locked="0" layoutInCell="1" allowOverlap="1" wp14:anchorId="7B1B59A4">
            <wp:simplePos x="0" y="0"/>
            <wp:positionH relativeFrom="margin">
              <wp:align>right</wp:align>
            </wp:positionH>
            <wp:positionV relativeFrom="paragraph">
              <wp:posOffset>73660</wp:posOffset>
            </wp:positionV>
            <wp:extent cx="4349750" cy="1214755"/>
            <wp:effectExtent l="0" t="0" r="0" b="444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9750" cy="1214755"/>
                    </a:xfrm>
                    <a:prstGeom prst="rect">
                      <a:avLst/>
                    </a:prstGeom>
                    <a:noFill/>
                    <a:ln>
                      <a:noFill/>
                    </a:ln>
                  </pic:spPr>
                </pic:pic>
              </a:graphicData>
            </a:graphic>
            <wp14:sizeRelH relativeFrom="margin">
              <wp14:pctWidth>0</wp14:pctWidth>
            </wp14:sizeRelH>
          </wp:anchor>
        </w:drawing>
      </w:r>
      <w:r w:rsidR="00E354AA">
        <w:rPr>
          <w:rFonts w:ascii="Arial" w:hAnsi="Arial" w:cs="Arial"/>
          <w:sz w:val="24"/>
          <w:lang w:val="es-CR"/>
        </w:rPr>
        <w:t xml:space="preserve">Un ejemplo de herramienta NoSQL es </w:t>
      </w:r>
      <w:proofErr w:type="spellStart"/>
      <w:r w:rsidR="00E354AA">
        <w:rPr>
          <w:rFonts w:ascii="Arial" w:hAnsi="Arial" w:cs="Arial"/>
          <w:sz w:val="24"/>
          <w:lang w:val="es-CR"/>
        </w:rPr>
        <w:t>Riak</w:t>
      </w:r>
      <w:proofErr w:type="spellEnd"/>
      <w:r w:rsidR="00E354AA">
        <w:rPr>
          <w:rFonts w:ascii="Arial" w:hAnsi="Arial" w:cs="Arial"/>
          <w:sz w:val="24"/>
          <w:lang w:val="es-CR"/>
        </w:rPr>
        <w:t xml:space="preserve"> KV. En su </w:t>
      </w:r>
      <w:r w:rsidR="006C1D98">
        <w:rPr>
          <w:rFonts w:ascii="Arial" w:hAnsi="Arial" w:cs="Arial"/>
          <w:sz w:val="24"/>
          <w:lang w:val="es-CR"/>
        </w:rPr>
        <w:t>página</w:t>
      </w:r>
      <w:r w:rsidR="00E354AA">
        <w:rPr>
          <w:rFonts w:ascii="Arial" w:hAnsi="Arial" w:cs="Arial"/>
          <w:sz w:val="24"/>
          <w:lang w:val="es-CR"/>
        </w:rPr>
        <w:t xml:space="preserve"> web </w:t>
      </w:r>
      <w:proofErr w:type="spellStart"/>
      <w:r w:rsidR="00E354AA">
        <w:rPr>
          <w:rFonts w:ascii="Arial" w:hAnsi="Arial" w:cs="Arial"/>
          <w:sz w:val="24"/>
          <w:lang w:val="es-CR"/>
        </w:rPr>
        <w:t>riak</w:t>
      </w:r>
      <w:proofErr w:type="spellEnd"/>
      <w:r w:rsidR="00E354AA">
        <w:rPr>
          <w:rFonts w:ascii="Arial" w:hAnsi="Arial" w:cs="Arial"/>
          <w:sz w:val="24"/>
          <w:lang w:val="es-CR"/>
        </w:rPr>
        <w:t xml:space="preserve"> menciona que esta herramienta ofrece alta disponibilidad, escalabilidad, tolerancia a fallos y </w:t>
      </w:r>
      <w:r w:rsidR="008C69C4">
        <w:rPr>
          <w:rFonts w:ascii="Arial" w:hAnsi="Arial" w:cs="Arial"/>
          <w:sz w:val="24"/>
          <w:lang w:val="es-CR"/>
        </w:rPr>
        <w:t xml:space="preserve">simplicidad de operación. </w:t>
      </w:r>
    </w:p>
    <w:p w:rsidR="000C7462" w:rsidRDefault="008C69C4" w:rsidP="00C91E4B">
      <w:pPr>
        <w:pStyle w:val="Heading4"/>
        <w:rPr>
          <w:shd w:val="clear" w:color="auto" w:fill="FFFFFF"/>
          <w:lang w:val="es-CR"/>
        </w:rPr>
      </w:pPr>
      <w:r w:rsidRPr="006C1D98">
        <w:rPr>
          <w:shd w:val="clear" w:color="auto" w:fill="FFFFFF"/>
          <w:lang w:val="es-CR"/>
        </w:rPr>
        <w:t>The Apache Cassandra</w:t>
      </w:r>
    </w:p>
    <w:p w:rsidR="003035BF" w:rsidRPr="003035BF" w:rsidRDefault="003035BF" w:rsidP="003035BF">
      <w:pPr>
        <w:rPr>
          <w:lang w:val="es-CR"/>
        </w:rPr>
      </w:pPr>
      <w:r>
        <w:rPr>
          <w:noProof/>
          <w:lang w:val="es-CR"/>
        </w:rPr>
        <w:drawing>
          <wp:anchor distT="0" distB="0" distL="114300" distR="114300" simplePos="0" relativeHeight="251660288" behindDoc="0" locked="0" layoutInCell="1" allowOverlap="1">
            <wp:simplePos x="0" y="0"/>
            <wp:positionH relativeFrom="margin">
              <wp:align>right</wp:align>
            </wp:positionH>
            <wp:positionV relativeFrom="paragraph">
              <wp:posOffset>225969</wp:posOffset>
            </wp:positionV>
            <wp:extent cx="3108960" cy="116268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8960" cy="1162685"/>
                    </a:xfrm>
                    <a:prstGeom prst="rect">
                      <a:avLst/>
                    </a:prstGeom>
                    <a:noFill/>
                    <a:ln>
                      <a:noFill/>
                    </a:ln>
                  </pic:spPr>
                </pic:pic>
              </a:graphicData>
            </a:graphic>
          </wp:anchor>
        </w:drawing>
      </w:r>
    </w:p>
    <w:p w:rsidR="000C7462" w:rsidRDefault="008C69C4" w:rsidP="00D14927">
      <w:pPr>
        <w:spacing w:line="480" w:lineRule="auto"/>
        <w:jc w:val="both"/>
        <w:rPr>
          <w:rFonts w:ascii="Arial" w:hAnsi="Arial" w:cs="Arial"/>
          <w:sz w:val="24"/>
          <w:szCs w:val="24"/>
          <w:lang w:val="es-CR"/>
        </w:rPr>
      </w:pPr>
      <w:proofErr w:type="spellStart"/>
      <w:r w:rsidRPr="008C69C4">
        <w:rPr>
          <w:rFonts w:ascii="Arial" w:hAnsi="Arial" w:cs="Arial"/>
          <w:sz w:val="24"/>
          <w:szCs w:val="24"/>
          <w:lang w:val="es-CR"/>
        </w:rPr>
        <w:t>Cassandra</w:t>
      </w:r>
      <w:proofErr w:type="spellEnd"/>
      <w:r w:rsidRPr="008C69C4">
        <w:rPr>
          <w:rFonts w:ascii="Arial" w:hAnsi="Arial" w:cs="Arial"/>
          <w:sz w:val="24"/>
          <w:szCs w:val="24"/>
          <w:lang w:val="es-CR"/>
        </w:rPr>
        <w:t xml:space="preserve"> es otra herramienta NoSQL y es utilizada por grandes compañías</w:t>
      </w:r>
      <w:r>
        <w:rPr>
          <w:rFonts w:ascii="Arial" w:hAnsi="Arial" w:cs="Arial"/>
          <w:sz w:val="24"/>
          <w:szCs w:val="24"/>
          <w:lang w:val="es-CR"/>
        </w:rPr>
        <w:t>, incluso algunas de tecnología</w:t>
      </w:r>
      <w:r w:rsidRPr="008C69C4">
        <w:rPr>
          <w:rFonts w:ascii="Arial" w:hAnsi="Arial" w:cs="Arial"/>
          <w:sz w:val="24"/>
          <w:szCs w:val="24"/>
          <w:lang w:val="es-CR"/>
        </w:rPr>
        <w:t xml:space="preserve"> como Comcast, eBay, Netflix, Hulu, </w:t>
      </w:r>
      <w:proofErr w:type="spellStart"/>
      <w:r w:rsidRPr="008C69C4">
        <w:rPr>
          <w:rFonts w:ascii="Arial" w:hAnsi="Arial" w:cs="Arial"/>
          <w:sz w:val="24"/>
          <w:szCs w:val="24"/>
          <w:lang w:val="es-CR"/>
        </w:rPr>
        <w:t>The</w:t>
      </w:r>
      <w:proofErr w:type="spellEnd"/>
      <w:r w:rsidRPr="008C69C4">
        <w:rPr>
          <w:rFonts w:ascii="Arial" w:hAnsi="Arial" w:cs="Arial"/>
          <w:sz w:val="24"/>
          <w:szCs w:val="24"/>
          <w:lang w:val="es-CR"/>
        </w:rPr>
        <w:t xml:space="preserve"> </w:t>
      </w:r>
      <w:proofErr w:type="spellStart"/>
      <w:r>
        <w:rPr>
          <w:rFonts w:ascii="Arial" w:hAnsi="Arial" w:cs="Arial"/>
          <w:sz w:val="24"/>
          <w:szCs w:val="24"/>
          <w:lang w:val="es-CR"/>
        </w:rPr>
        <w:t>W</w:t>
      </w:r>
      <w:r w:rsidRPr="008C69C4">
        <w:rPr>
          <w:rFonts w:ascii="Arial" w:hAnsi="Arial" w:cs="Arial"/>
          <w:sz w:val="24"/>
          <w:szCs w:val="24"/>
          <w:lang w:val="es-CR"/>
        </w:rPr>
        <w:t>eather</w:t>
      </w:r>
      <w:proofErr w:type="spellEnd"/>
      <w:r w:rsidRPr="008C69C4">
        <w:rPr>
          <w:rFonts w:ascii="Arial" w:hAnsi="Arial" w:cs="Arial"/>
          <w:sz w:val="24"/>
          <w:szCs w:val="24"/>
          <w:lang w:val="es-CR"/>
        </w:rPr>
        <w:t xml:space="preserve"> </w:t>
      </w:r>
      <w:proofErr w:type="spellStart"/>
      <w:r w:rsidRPr="008C69C4">
        <w:rPr>
          <w:rFonts w:ascii="Arial" w:hAnsi="Arial" w:cs="Arial"/>
          <w:sz w:val="24"/>
          <w:szCs w:val="24"/>
          <w:lang w:val="es-CR"/>
        </w:rPr>
        <w:t>Channel</w:t>
      </w:r>
      <w:proofErr w:type="spellEnd"/>
      <w:r>
        <w:rPr>
          <w:rFonts w:ascii="Arial" w:hAnsi="Arial" w:cs="Arial"/>
          <w:sz w:val="24"/>
          <w:szCs w:val="24"/>
          <w:lang w:val="es-CR"/>
        </w:rPr>
        <w:t xml:space="preserve">, GitHub, entre otros. </w:t>
      </w:r>
      <w:proofErr w:type="spellStart"/>
      <w:r>
        <w:rPr>
          <w:rFonts w:ascii="Arial" w:hAnsi="Arial" w:cs="Arial"/>
          <w:sz w:val="24"/>
          <w:szCs w:val="24"/>
          <w:lang w:val="es-CR"/>
        </w:rPr>
        <w:t>Cassandra</w:t>
      </w:r>
      <w:proofErr w:type="spellEnd"/>
      <w:r>
        <w:rPr>
          <w:rFonts w:ascii="Arial" w:hAnsi="Arial" w:cs="Arial"/>
          <w:sz w:val="24"/>
          <w:szCs w:val="24"/>
          <w:lang w:val="es-CR"/>
        </w:rPr>
        <w:t xml:space="preserve"> afirma que ofrece Tolerancia a fallos, buen desempeño, descentralizada, escalable, durable, elástica y ofrece soporte profesional. </w:t>
      </w:r>
    </w:p>
    <w:p w:rsidR="003035BF" w:rsidRPr="008C69C4" w:rsidRDefault="003035BF" w:rsidP="00D14927">
      <w:pPr>
        <w:spacing w:line="480" w:lineRule="auto"/>
        <w:jc w:val="both"/>
        <w:rPr>
          <w:rFonts w:ascii="Arial" w:hAnsi="Arial" w:cs="Arial"/>
          <w:sz w:val="24"/>
          <w:szCs w:val="24"/>
          <w:lang w:val="es-CR"/>
        </w:rPr>
      </w:pPr>
    </w:p>
    <w:p w:rsidR="00CB0338" w:rsidRDefault="00CB0338" w:rsidP="007C3EB0">
      <w:pPr>
        <w:pStyle w:val="Heading3"/>
        <w:rPr>
          <w:lang w:val="es-CR"/>
        </w:rPr>
      </w:pPr>
      <w:r w:rsidRPr="00E354AA">
        <w:rPr>
          <w:lang w:val="es-CR"/>
        </w:rPr>
        <w:t>Herramientas</w:t>
      </w:r>
    </w:p>
    <w:p w:rsidR="007C3EB0" w:rsidRPr="00C91E4B" w:rsidRDefault="00C91E4B" w:rsidP="00C91E4B">
      <w:pPr>
        <w:spacing w:line="480" w:lineRule="auto"/>
        <w:jc w:val="both"/>
        <w:rPr>
          <w:rFonts w:ascii="Arial" w:hAnsi="Arial" w:cs="Arial"/>
          <w:sz w:val="24"/>
          <w:szCs w:val="24"/>
          <w:lang w:val="es-CR"/>
        </w:rPr>
      </w:pPr>
      <w:r w:rsidRPr="00C91E4B">
        <w:rPr>
          <w:rFonts w:ascii="Arial" w:hAnsi="Arial" w:cs="Arial"/>
          <w:sz w:val="24"/>
          <w:szCs w:val="24"/>
          <w:lang w:val="es-CR"/>
        </w:rPr>
        <w:t xml:space="preserve">Los dos marcos de referencia mas utilizados en actualidad son </w:t>
      </w:r>
      <w:r w:rsidR="001F4269">
        <w:rPr>
          <w:rFonts w:ascii="Arial" w:hAnsi="Arial" w:cs="Arial"/>
          <w:sz w:val="24"/>
          <w:szCs w:val="24"/>
          <w:lang w:val="es-CR"/>
        </w:rPr>
        <w:t xml:space="preserve">Apache </w:t>
      </w:r>
      <w:r w:rsidRPr="00C91E4B">
        <w:rPr>
          <w:rFonts w:ascii="Arial" w:hAnsi="Arial" w:cs="Arial"/>
          <w:sz w:val="24"/>
          <w:szCs w:val="24"/>
          <w:lang w:val="es-CR"/>
        </w:rPr>
        <w:t xml:space="preserve">Hadoop y Apache </w:t>
      </w:r>
      <w:proofErr w:type="spellStart"/>
      <w:r w:rsidRPr="00C91E4B">
        <w:rPr>
          <w:rFonts w:ascii="Arial" w:hAnsi="Arial" w:cs="Arial"/>
          <w:sz w:val="24"/>
          <w:szCs w:val="24"/>
          <w:lang w:val="es-CR"/>
        </w:rPr>
        <w:t>Spark</w:t>
      </w:r>
      <w:proofErr w:type="spellEnd"/>
      <w:r w:rsidRPr="00C91E4B">
        <w:rPr>
          <w:rFonts w:ascii="Arial" w:hAnsi="Arial" w:cs="Arial"/>
          <w:sz w:val="24"/>
          <w:szCs w:val="24"/>
          <w:lang w:val="es-CR"/>
        </w:rPr>
        <w:t xml:space="preserve">, ambos </w:t>
      </w:r>
      <w:r w:rsidR="001F4269">
        <w:rPr>
          <w:rFonts w:ascii="Arial" w:hAnsi="Arial" w:cs="Arial"/>
          <w:sz w:val="24"/>
          <w:szCs w:val="24"/>
          <w:lang w:val="es-CR"/>
        </w:rPr>
        <w:t xml:space="preserve">son Open </w:t>
      </w:r>
      <w:proofErr w:type="spellStart"/>
      <w:r w:rsidR="001F4269">
        <w:rPr>
          <w:rFonts w:ascii="Arial" w:hAnsi="Arial" w:cs="Arial"/>
          <w:sz w:val="24"/>
          <w:szCs w:val="24"/>
          <w:lang w:val="es-CR"/>
        </w:rPr>
        <w:t>Source</w:t>
      </w:r>
      <w:proofErr w:type="spellEnd"/>
      <w:r w:rsidR="001F4269">
        <w:rPr>
          <w:rFonts w:ascii="Arial" w:hAnsi="Arial" w:cs="Arial"/>
          <w:sz w:val="24"/>
          <w:szCs w:val="24"/>
          <w:lang w:val="es-CR"/>
        </w:rPr>
        <w:t xml:space="preserve"> y los ofrece Apache, </w:t>
      </w:r>
      <w:r w:rsidRPr="00C91E4B">
        <w:rPr>
          <w:rFonts w:ascii="Arial" w:hAnsi="Arial" w:cs="Arial"/>
          <w:sz w:val="24"/>
          <w:szCs w:val="24"/>
          <w:lang w:val="es-CR"/>
        </w:rPr>
        <w:t xml:space="preserve">van a ser descritos a continuación. </w:t>
      </w:r>
    </w:p>
    <w:p w:rsidR="00CB0338" w:rsidRDefault="00CB0338" w:rsidP="0049710D">
      <w:pPr>
        <w:pStyle w:val="Heading4"/>
        <w:rPr>
          <w:lang w:val="es-CR"/>
        </w:rPr>
      </w:pPr>
      <w:r w:rsidRPr="0049710D">
        <w:rPr>
          <w:lang w:val="es-CR"/>
        </w:rPr>
        <w:t xml:space="preserve">Hadoop </w:t>
      </w:r>
    </w:p>
    <w:p w:rsidR="00D95AA5" w:rsidRPr="00D95AA5" w:rsidRDefault="00D95AA5" w:rsidP="00D95AA5">
      <w:pPr>
        <w:rPr>
          <w:lang w:val="es-CR"/>
        </w:rPr>
      </w:pPr>
    </w:p>
    <w:p w:rsidR="00086A65" w:rsidRDefault="003035BF" w:rsidP="00C91E4B">
      <w:pPr>
        <w:spacing w:line="480" w:lineRule="auto"/>
        <w:jc w:val="both"/>
        <w:rPr>
          <w:rFonts w:ascii="Arial" w:hAnsi="Arial" w:cs="Arial"/>
          <w:sz w:val="24"/>
          <w:szCs w:val="24"/>
          <w:lang w:val="es-CR"/>
        </w:rPr>
      </w:pPr>
      <w:r>
        <w:rPr>
          <w:noProof/>
          <w:lang w:val="es-CR"/>
        </w:rPr>
        <w:lastRenderedPageBreak/>
        <w:drawing>
          <wp:anchor distT="0" distB="0" distL="114300" distR="114300" simplePos="0" relativeHeight="251659264" behindDoc="0" locked="0" layoutInCell="1" allowOverlap="1">
            <wp:simplePos x="0" y="0"/>
            <wp:positionH relativeFrom="margin">
              <wp:align>right</wp:align>
            </wp:positionH>
            <wp:positionV relativeFrom="paragraph">
              <wp:posOffset>17962</wp:posOffset>
            </wp:positionV>
            <wp:extent cx="2900045" cy="1254125"/>
            <wp:effectExtent l="0" t="0" r="0" b="317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0045" cy="1254125"/>
                    </a:xfrm>
                    <a:prstGeom prst="rect">
                      <a:avLst/>
                    </a:prstGeom>
                    <a:noFill/>
                    <a:ln>
                      <a:noFill/>
                    </a:ln>
                  </pic:spPr>
                </pic:pic>
              </a:graphicData>
            </a:graphic>
          </wp:anchor>
        </w:drawing>
      </w:r>
      <w:r w:rsidR="00FC6648" w:rsidRPr="00FC6648">
        <w:rPr>
          <w:rFonts w:ascii="Arial" w:hAnsi="Arial" w:cs="Arial"/>
          <w:sz w:val="24"/>
          <w:szCs w:val="24"/>
          <w:lang w:val="es-CR"/>
        </w:rPr>
        <w:t xml:space="preserve">Hadoop </w:t>
      </w:r>
      <w:r w:rsidR="00FC6648">
        <w:rPr>
          <w:rFonts w:ascii="Arial" w:hAnsi="Arial" w:cs="Arial"/>
          <w:sz w:val="24"/>
          <w:szCs w:val="24"/>
          <w:lang w:val="es-CR"/>
        </w:rPr>
        <w:t xml:space="preserve">es un software de infraestructura que se utiliza para procesar enormes conjuntos de datos. Tiene dos características muy importantes, el sistema de archivos o file </w:t>
      </w:r>
      <w:proofErr w:type="spellStart"/>
      <w:r w:rsidR="00FC6648">
        <w:rPr>
          <w:rFonts w:ascii="Arial" w:hAnsi="Arial" w:cs="Arial"/>
          <w:sz w:val="24"/>
          <w:szCs w:val="24"/>
          <w:lang w:val="es-CR"/>
        </w:rPr>
        <w:t>system</w:t>
      </w:r>
      <w:proofErr w:type="spellEnd"/>
      <w:r w:rsidR="00FC6648">
        <w:rPr>
          <w:rFonts w:ascii="Arial" w:hAnsi="Arial" w:cs="Arial"/>
          <w:sz w:val="24"/>
          <w:szCs w:val="24"/>
          <w:lang w:val="es-CR"/>
        </w:rPr>
        <w:t xml:space="preserve"> q</w:t>
      </w:r>
      <w:r w:rsidR="00D95AA5">
        <w:rPr>
          <w:rFonts w:ascii="Arial" w:hAnsi="Arial" w:cs="Arial"/>
          <w:sz w:val="24"/>
          <w:szCs w:val="24"/>
          <w:lang w:val="es-CR"/>
        </w:rPr>
        <w:t xml:space="preserve">ue utiliza se llama HDFS, Hadoop </w:t>
      </w:r>
      <w:proofErr w:type="spellStart"/>
      <w:r w:rsidR="00D95AA5">
        <w:rPr>
          <w:rFonts w:ascii="Arial" w:hAnsi="Arial" w:cs="Arial"/>
          <w:sz w:val="24"/>
          <w:szCs w:val="24"/>
          <w:lang w:val="es-CR"/>
        </w:rPr>
        <w:t>Distributed</w:t>
      </w:r>
      <w:proofErr w:type="spellEnd"/>
      <w:r w:rsidR="00D95AA5">
        <w:rPr>
          <w:rFonts w:ascii="Arial" w:hAnsi="Arial" w:cs="Arial"/>
          <w:sz w:val="24"/>
          <w:szCs w:val="24"/>
          <w:lang w:val="es-CR"/>
        </w:rPr>
        <w:t xml:space="preserve"> File </w:t>
      </w:r>
      <w:proofErr w:type="spellStart"/>
      <w:r w:rsidR="00D95AA5">
        <w:rPr>
          <w:rFonts w:ascii="Arial" w:hAnsi="Arial" w:cs="Arial"/>
          <w:sz w:val="24"/>
          <w:szCs w:val="24"/>
          <w:lang w:val="es-CR"/>
        </w:rPr>
        <w:t>System</w:t>
      </w:r>
      <w:proofErr w:type="spellEnd"/>
      <w:r w:rsidR="00D95AA5">
        <w:rPr>
          <w:rFonts w:ascii="Arial" w:hAnsi="Arial" w:cs="Arial"/>
          <w:sz w:val="24"/>
          <w:szCs w:val="24"/>
          <w:lang w:val="es-CR"/>
        </w:rPr>
        <w:t xml:space="preserve"> por sus siglas en inglés, le permite almacenar archivos enormes, algo que no es posible en una computadora normal. La otra característica importante es el procesamiento de estos archivos. Hadoop utiliza un sistema distribuido, esto significa que se implementa no solo en un nodo sino en muchos nodos </w:t>
      </w:r>
      <w:r w:rsidR="0007670D">
        <w:rPr>
          <w:rFonts w:ascii="Arial" w:hAnsi="Arial" w:cs="Arial"/>
          <w:sz w:val="24"/>
          <w:szCs w:val="24"/>
          <w:lang w:val="es-CR"/>
        </w:rPr>
        <w:t xml:space="preserve">al mismo tiempo en forma de </w:t>
      </w:r>
      <w:proofErr w:type="spellStart"/>
      <w:proofErr w:type="gramStart"/>
      <w:r w:rsidR="0007670D">
        <w:rPr>
          <w:rFonts w:ascii="Arial" w:hAnsi="Arial" w:cs="Arial"/>
          <w:sz w:val="24"/>
          <w:szCs w:val="24"/>
          <w:lang w:val="es-CR"/>
        </w:rPr>
        <w:t>cluster</w:t>
      </w:r>
      <w:proofErr w:type="spellEnd"/>
      <w:proofErr w:type="gramEnd"/>
      <w:r w:rsidR="00D95AA5">
        <w:rPr>
          <w:rFonts w:ascii="Arial" w:hAnsi="Arial" w:cs="Arial"/>
          <w:sz w:val="24"/>
          <w:szCs w:val="24"/>
          <w:lang w:val="es-CR"/>
        </w:rPr>
        <w:t xml:space="preserve">, y procesan los datos de forma paralela, lo que lo hace mas efectivo y el procesamiento se realiza en un periodo mas corto, esto es conocido como </w:t>
      </w:r>
      <w:proofErr w:type="spellStart"/>
      <w:r w:rsidR="00D95AA5">
        <w:rPr>
          <w:rFonts w:ascii="Arial" w:hAnsi="Arial" w:cs="Arial"/>
          <w:sz w:val="24"/>
          <w:szCs w:val="24"/>
          <w:lang w:val="es-CR"/>
        </w:rPr>
        <w:t>Map</w:t>
      </w:r>
      <w:proofErr w:type="spellEnd"/>
      <w:r w:rsidR="00D95AA5">
        <w:rPr>
          <w:rFonts w:ascii="Arial" w:hAnsi="Arial" w:cs="Arial"/>
          <w:sz w:val="24"/>
          <w:szCs w:val="24"/>
          <w:lang w:val="es-CR"/>
        </w:rPr>
        <w:t>-Reduce</w:t>
      </w:r>
      <w:r w:rsidR="001F4269">
        <w:rPr>
          <w:rFonts w:ascii="Arial" w:hAnsi="Arial" w:cs="Arial"/>
          <w:sz w:val="24"/>
          <w:szCs w:val="24"/>
          <w:lang w:val="es-CR"/>
        </w:rPr>
        <w:t>, sin embargo, Hadoop no está diseñado con el propósito de procesar datos de forma muy rápida</w:t>
      </w:r>
      <w:r w:rsidR="00D95AA5">
        <w:rPr>
          <w:rFonts w:ascii="Arial" w:hAnsi="Arial" w:cs="Arial"/>
          <w:sz w:val="24"/>
          <w:szCs w:val="24"/>
          <w:lang w:val="es-CR"/>
        </w:rPr>
        <w:t>. Es importante tomar en cuenta que Hadoop requiere que el operador tenga algún conocimiento en programación en el lenguaje Java y no es simplemente “</w:t>
      </w:r>
      <w:proofErr w:type="spellStart"/>
      <w:r w:rsidR="00D95AA5">
        <w:rPr>
          <w:rFonts w:ascii="Arial" w:hAnsi="Arial" w:cs="Arial"/>
          <w:sz w:val="24"/>
          <w:szCs w:val="24"/>
          <w:lang w:val="es-CR"/>
        </w:rPr>
        <w:t>plug</w:t>
      </w:r>
      <w:proofErr w:type="spellEnd"/>
      <w:r w:rsidR="00D95AA5">
        <w:rPr>
          <w:rFonts w:ascii="Arial" w:hAnsi="Arial" w:cs="Arial"/>
          <w:sz w:val="24"/>
          <w:szCs w:val="24"/>
          <w:lang w:val="es-CR"/>
        </w:rPr>
        <w:t>-and-</w:t>
      </w:r>
      <w:proofErr w:type="spellStart"/>
      <w:r w:rsidR="00D95AA5">
        <w:rPr>
          <w:rFonts w:ascii="Arial" w:hAnsi="Arial" w:cs="Arial"/>
          <w:sz w:val="24"/>
          <w:szCs w:val="24"/>
          <w:lang w:val="es-CR"/>
        </w:rPr>
        <w:t>play</w:t>
      </w:r>
      <w:proofErr w:type="spellEnd"/>
      <w:r w:rsidR="00D95AA5">
        <w:rPr>
          <w:rFonts w:ascii="Arial" w:hAnsi="Arial" w:cs="Arial"/>
          <w:sz w:val="24"/>
          <w:szCs w:val="24"/>
          <w:lang w:val="es-CR"/>
        </w:rPr>
        <w:t>”.</w:t>
      </w:r>
      <w:r w:rsidR="001F4269" w:rsidRPr="00D95AA5">
        <w:rPr>
          <w:rFonts w:ascii="Arial" w:hAnsi="Arial" w:cs="Arial"/>
          <w:sz w:val="24"/>
          <w:szCs w:val="24"/>
          <w:lang w:val="es-CR"/>
        </w:rPr>
        <w:t xml:space="preserve"> </w:t>
      </w:r>
    </w:p>
    <w:p w:rsidR="00086A65" w:rsidRPr="00D95AA5" w:rsidRDefault="00086A65" w:rsidP="00C91E4B">
      <w:pPr>
        <w:spacing w:line="480" w:lineRule="auto"/>
        <w:jc w:val="both"/>
        <w:rPr>
          <w:rFonts w:ascii="Arial" w:hAnsi="Arial" w:cs="Arial"/>
          <w:sz w:val="24"/>
          <w:szCs w:val="24"/>
          <w:lang w:val="es-CR"/>
        </w:rPr>
      </w:pPr>
    </w:p>
    <w:p w:rsidR="00CB0338" w:rsidRDefault="00CB0338" w:rsidP="00C91E4B">
      <w:pPr>
        <w:pStyle w:val="Heading4"/>
        <w:rPr>
          <w:lang w:val="es-CR"/>
        </w:rPr>
      </w:pPr>
      <w:r w:rsidRPr="00D95AA5">
        <w:rPr>
          <w:lang w:val="es-CR"/>
        </w:rPr>
        <w:t>Apache Spark</w:t>
      </w:r>
    </w:p>
    <w:p w:rsidR="001F4269" w:rsidRPr="001F4269" w:rsidRDefault="00086A65" w:rsidP="001F4269">
      <w:pPr>
        <w:rPr>
          <w:lang w:val="es-CR"/>
        </w:rPr>
      </w:pPr>
      <w:r>
        <w:rPr>
          <w:noProof/>
          <w:lang w:val="es-CR"/>
        </w:rPr>
        <w:drawing>
          <wp:anchor distT="0" distB="0" distL="114300" distR="114300" simplePos="0" relativeHeight="251658240" behindDoc="0" locked="0" layoutInCell="1" allowOverlap="1">
            <wp:simplePos x="0" y="0"/>
            <wp:positionH relativeFrom="margin">
              <wp:align>right</wp:align>
            </wp:positionH>
            <wp:positionV relativeFrom="paragraph">
              <wp:posOffset>76563</wp:posOffset>
            </wp:positionV>
            <wp:extent cx="1959610" cy="1711325"/>
            <wp:effectExtent l="0" t="0" r="254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9610" cy="1711325"/>
                    </a:xfrm>
                    <a:prstGeom prst="rect">
                      <a:avLst/>
                    </a:prstGeom>
                    <a:noFill/>
                    <a:ln>
                      <a:noFill/>
                    </a:ln>
                  </pic:spPr>
                </pic:pic>
              </a:graphicData>
            </a:graphic>
          </wp:anchor>
        </w:drawing>
      </w:r>
    </w:p>
    <w:p w:rsidR="00C91E4B" w:rsidRPr="001F4269" w:rsidRDefault="001F4269" w:rsidP="001F4269">
      <w:pPr>
        <w:spacing w:line="480" w:lineRule="auto"/>
        <w:jc w:val="both"/>
        <w:rPr>
          <w:rFonts w:ascii="Arial" w:hAnsi="Arial" w:cs="Arial"/>
          <w:sz w:val="24"/>
          <w:szCs w:val="24"/>
          <w:lang w:val="es-CR"/>
        </w:rPr>
      </w:pPr>
      <w:r w:rsidRPr="001F4269">
        <w:rPr>
          <w:rFonts w:ascii="Arial" w:hAnsi="Arial" w:cs="Arial"/>
          <w:sz w:val="24"/>
          <w:szCs w:val="24"/>
          <w:lang w:val="es-CR"/>
        </w:rPr>
        <w:t xml:space="preserve">Apache es otro marco de referencia que se enfoca, a diferencia de </w:t>
      </w:r>
      <w:r>
        <w:rPr>
          <w:rFonts w:ascii="Arial" w:hAnsi="Arial" w:cs="Arial"/>
          <w:sz w:val="24"/>
          <w:szCs w:val="24"/>
          <w:lang w:val="es-CR"/>
        </w:rPr>
        <w:t>H</w:t>
      </w:r>
      <w:r w:rsidRPr="001F4269">
        <w:rPr>
          <w:rFonts w:ascii="Arial" w:hAnsi="Arial" w:cs="Arial"/>
          <w:sz w:val="24"/>
          <w:szCs w:val="24"/>
          <w:lang w:val="es-CR"/>
        </w:rPr>
        <w:t xml:space="preserve">adoop, en procesar datos a grandes velocidades. </w:t>
      </w:r>
      <w:r>
        <w:rPr>
          <w:rFonts w:ascii="Arial" w:hAnsi="Arial" w:cs="Arial"/>
          <w:sz w:val="24"/>
          <w:szCs w:val="24"/>
          <w:lang w:val="es-CR"/>
        </w:rPr>
        <w:t>Una característica que le permite realizar esto es que utiliza grandes cantidades de memoria instalada en el mismo equipo, esta memoria se conoce como RDD. E</w:t>
      </w:r>
      <w:r w:rsidR="0007670D">
        <w:rPr>
          <w:rFonts w:ascii="Arial" w:hAnsi="Arial" w:cs="Arial"/>
          <w:sz w:val="24"/>
          <w:szCs w:val="24"/>
          <w:lang w:val="es-CR"/>
        </w:rPr>
        <w:t>n</w:t>
      </w:r>
      <w:r>
        <w:rPr>
          <w:rFonts w:ascii="Arial" w:hAnsi="Arial" w:cs="Arial"/>
          <w:sz w:val="24"/>
          <w:szCs w:val="24"/>
          <w:lang w:val="es-CR"/>
        </w:rPr>
        <w:t xml:space="preserve"> cuanto a costos, </w:t>
      </w:r>
      <w:proofErr w:type="spellStart"/>
      <w:r>
        <w:rPr>
          <w:rFonts w:ascii="Arial" w:hAnsi="Arial" w:cs="Arial"/>
          <w:sz w:val="24"/>
          <w:szCs w:val="24"/>
          <w:lang w:val="es-CR"/>
        </w:rPr>
        <w:t>Spark</w:t>
      </w:r>
      <w:proofErr w:type="spellEnd"/>
      <w:r>
        <w:rPr>
          <w:rFonts w:ascii="Arial" w:hAnsi="Arial" w:cs="Arial"/>
          <w:sz w:val="24"/>
          <w:szCs w:val="24"/>
          <w:lang w:val="es-CR"/>
        </w:rPr>
        <w:t xml:space="preserve"> utiliza menos nodos que tienen un costo </w:t>
      </w:r>
      <w:r w:rsidR="0007670D">
        <w:rPr>
          <w:rFonts w:ascii="Arial" w:hAnsi="Arial" w:cs="Arial"/>
          <w:sz w:val="24"/>
          <w:szCs w:val="24"/>
          <w:lang w:val="es-CR"/>
        </w:rPr>
        <w:t>más</w:t>
      </w:r>
      <w:r>
        <w:rPr>
          <w:rFonts w:ascii="Arial" w:hAnsi="Arial" w:cs="Arial"/>
          <w:sz w:val="24"/>
          <w:szCs w:val="24"/>
          <w:lang w:val="es-CR"/>
        </w:rPr>
        <w:t xml:space="preserve"> </w:t>
      </w:r>
      <w:r>
        <w:rPr>
          <w:rFonts w:ascii="Arial" w:hAnsi="Arial" w:cs="Arial"/>
          <w:sz w:val="24"/>
          <w:szCs w:val="24"/>
          <w:lang w:val="es-CR"/>
        </w:rPr>
        <w:lastRenderedPageBreak/>
        <w:t xml:space="preserve">elevado </w:t>
      </w:r>
      <w:r w:rsidR="0007670D">
        <w:rPr>
          <w:rFonts w:ascii="Arial" w:hAnsi="Arial" w:cs="Arial"/>
          <w:sz w:val="24"/>
          <w:szCs w:val="24"/>
          <w:lang w:val="es-CR"/>
        </w:rPr>
        <w:t xml:space="preserve">por nodo </w:t>
      </w:r>
      <w:r>
        <w:rPr>
          <w:rFonts w:ascii="Arial" w:hAnsi="Arial" w:cs="Arial"/>
          <w:sz w:val="24"/>
          <w:szCs w:val="24"/>
          <w:lang w:val="es-CR"/>
        </w:rPr>
        <w:t xml:space="preserve">que los nodos utilizados en Hadoop. Por lo que el costo debe ser calculado dependiendo de las necesidades de la empresa. </w:t>
      </w:r>
    </w:p>
    <w:p w:rsidR="00C91E4B" w:rsidRDefault="00C91E4B" w:rsidP="00C91E4B">
      <w:pPr>
        <w:rPr>
          <w:lang w:val="es-CR"/>
        </w:rPr>
      </w:pPr>
    </w:p>
    <w:p w:rsidR="006F2A5C" w:rsidRDefault="006F2A5C" w:rsidP="00C91E4B">
      <w:pPr>
        <w:rPr>
          <w:lang w:val="es-CR"/>
        </w:rPr>
      </w:pPr>
    </w:p>
    <w:p w:rsidR="006F2A5C" w:rsidRDefault="006F2A5C" w:rsidP="00C91E4B">
      <w:pPr>
        <w:rPr>
          <w:lang w:val="es-CR"/>
        </w:rPr>
      </w:pPr>
    </w:p>
    <w:p w:rsidR="006F2A5C" w:rsidRDefault="006F2A5C" w:rsidP="00C91E4B">
      <w:pPr>
        <w:rPr>
          <w:lang w:val="es-CR"/>
        </w:rPr>
      </w:pPr>
    </w:p>
    <w:p w:rsidR="006F2A5C" w:rsidRDefault="006F2A5C" w:rsidP="00C91E4B">
      <w:pPr>
        <w:rPr>
          <w:lang w:val="es-CR"/>
        </w:rPr>
      </w:pPr>
    </w:p>
    <w:p w:rsidR="006F2A5C" w:rsidRDefault="006F2A5C" w:rsidP="00C91E4B">
      <w:pPr>
        <w:rPr>
          <w:lang w:val="es-CR"/>
        </w:rPr>
      </w:pPr>
    </w:p>
    <w:p w:rsidR="006F2A5C" w:rsidRDefault="006F2A5C" w:rsidP="00C91E4B">
      <w:pPr>
        <w:rPr>
          <w:lang w:val="es-CR"/>
        </w:rPr>
      </w:pPr>
    </w:p>
    <w:p w:rsidR="006F2A5C" w:rsidRDefault="006F2A5C" w:rsidP="00C91E4B">
      <w:pPr>
        <w:rPr>
          <w:lang w:val="es-CR"/>
        </w:rPr>
      </w:pPr>
    </w:p>
    <w:p w:rsidR="006F2A5C" w:rsidRDefault="006F2A5C" w:rsidP="00C91E4B">
      <w:pPr>
        <w:rPr>
          <w:lang w:val="es-CR"/>
        </w:rPr>
      </w:pPr>
    </w:p>
    <w:p w:rsidR="006F2A5C" w:rsidRDefault="006F2A5C" w:rsidP="00C91E4B">
      <w:pPr>
        <w:rPr>
          <w:lang w:val="es-CR"/>
        </w:rPr>
      </w:pPr>
    </w:p>
    <w:p w:rsidR="00330680" w:rsidRDefault="00330680" w:rsidP="00C91E4B">
      <w:pPr>
        <w:rPr>
          <w:lang w:val="es-CR"/>
        </w:rPr>
      </w:pPr>
    </w:p>
    <w:p w:rsidR="00330680" w:rsidRDefault="00330680" w:rsidP="00C91E4B">
      <w:pPr>
        <w:rPr>
          <w:lang w:val="es-CR"/>
        </w:rPr>
      </w:pPr>
    </w:p>
    <w:p w:rsidR="00330680" w:rsidRDefault="00330680" w:rsidP="00C91E4B">
      <w:pPr>
        <w:rPr>
          <w:lang w:val="es-CR"/>
        </w:rPr>
      </w:pPr>
    </w:p>
    <w:p w:rsidR="00330680" w:rsidRDefault="00330680" w:rsidP="00C91E4B">
      <w:pPr>
        <w:rPr>
          <w:lang w:val="es-CR"/>
        </w:rPr>
      </w:pPr>
    </w:p>
    <w:p w:rsidR="00330680" w:rsidRDefault="00330680" w:rsidP="00C91E4B">
      <w:pPr>
        <w:rPr>
          <w:lang w:val="es-CR"/>
        </w:rPr>
      </w:pPr>
    </w:p>
    <w:p w:rsidR="00330680" w:rsidRDefault="00330680" w:rsidP="00C91E4B">
      <w:pPr>
        <w:rPr>
          <w:lang w:val="es-CR"/>
        </w:rPr>
      </w:pPr>
    </w:p>
    <w:p w:rsidR="00330680" w:rsidRDefault="00330680" w:rsidP="00C91E4B">
      <w:pPr>
        <w:rPr>
          <w:lang w:val="es-CR"/>
        </w:rPr>
      </w:pPr>
    </w:p>
    <w:p w:rsidR="00330680" w:rsidRDefault="00330680" w:rsidP="00C91E4B">
      <w:pPr>
        <w:rPr>
          <w:lang w:val="es-CR"/>
        </w:rPr>
      </w:pPr>
    </w:p>
    <w:p w:rsidR="00330680" w:rsidRDefault="00330680" w:rsidP="00C91E4B">
      <w:pPr>
        <w:rPr>
          <w:lang w:val="es-CR"/>
        </w:rPr>
      </w:pPr>
    </w:p>
    <w:p w:rsidR="00330680" w:rsidRDefault="00330680" w:rsidP="00C91E4B">
      <w:pPr>
        <w:rPr>
          <w:lang w:val="es-CR"/>
        </w:rPr>
      </w:pPr>
    </w:p>
    <w:p w:rsidR="00330680" w:rsidRDefault="00330680" w:rsidP="00C91E4B">
      <w:pPr>
        <w:rPr>
          <w:lang w:val="es-CR"/>
        </w:rPr>
      </w:pPr>
    </w:p>
    <w:p w:rsidR="00330680" w:rsidRDefault="00330680" w:rsidP="00C91E4B">
      <w:pPr>
        <w:rPr>
          <w:lang w:val="es-CR"/>
        </w:rPr>
      </w:pPr>
    </w:p>
    <w:p w:rsidR="00330680" w:rsidRDefault="00330680" w:rsidP="00C91E4B">
      <w:pPr>
        <w:rPr>
          <w:lang w:val="es-CR"/>
        </w:rPr>
      </w:pPr>
    </w:p>
    <w:p w:rsidR="006F2A5C" w:rsidRPr="001F4269" w:rsidRDefault="006F2A5C" w:rsidP="00C91E4B">
      <w:pPr>
        <w:rPr>
          <w:lang w:val="es-CR"/>
        </w:rPr>
      </w:pPr>
    </w:p>
    <w:p w:rsidR="00CB0338" w:rsidRDefault="00CB0338" w:rsidP="00041EA1">
      <w:pPr>
        <w:pStyle w:val="Heading1"/>
        <w:rPr>
          <w:lang w:val="es-CR"/>
        </w:rPr>
      </w:pPr>
      <w:r w:rsidRPr="00487430">
        <w:rPr>
          <w:lang w:val="es-CR"/>
        </w:rPr>
        <w:lastRenderedPageBreak/>
        <w:t xml:space="preserve">Conclusión </w:t>
      </w:r>
    </w:p>
    <w:p w:rsidR="00CB0338" w:rsidRDefault="00CB0338" w:rsidP="00041EA1">
      <w:pPr>
        <w:rPr>
          <w:lang w:val="es-CR"/>
        </w:rPr>
      </w:pPr>
    </w:p>
    <w:p w:rsidR="0007670D" w:rsidRPr="0007670D" w:rsidRDefault="0007670D" w:rsidP="0007670D">
      <w:pPr>
        <w:pStyle w:val="ListParagraph"/>
        <w:numPr>
          <w:ilvl w:val="0"/>
          <w:numId w:val="4"/>
        </w:numPr>
        <w:spacing w:line="480" w:lineRule="auto"/>
        <w:jc w:val="both"/>
        <w:rPr>
          <w:rFonts w:ascii="Arial" w:hAnsi="Arial" w:cs="Arial"/>
          <w:sz w:val="24"/>
          <w:szCs w:val="24"/>
          <w:lang w:val="es-CR"/>
        </w:rPr>
      </w:pPr>
      <w:r w:rsidRPr="0007670D">
        <w:rPr>
          <w:rFonts w:ascii="Arial" w:hAnsi="Arial" w:cs="Arial"/>
          <w:sz w:val="24"/>
          <w:szCs w:val="24"/>
          <w:lang w:val="es-CR"/>
        </w:rPr>
        <w:t xml:space="preserve">El aprovechamiento de </w:t>
      </w:r>
      <w:proofErr w:type="spellStart"/>
      <w:r w:rsidRPr="0007670D">
        <w:rPr>
          <w:rFonts w:ascii="Arial" w:hAnsi="Arial" w:cs="Arial"/>
          <w:sz w:val="24"/>
          <w:szCs w:val="24"/>
          <w:lang w:val="es-CR"/>
        </w:rPr>
        <w:t>big</w:t>
      </w:r>
      <w:proofErr w:type="spellEnd"/>
      <w:r w:rsidRPr="0007670D">
        <w:rPr>
          <w:rFonts w:ascii="Arial" w:hAnsi="Arial" w:cs="Arial"/>
          <w:sz w:val="24"/>
          <w:szCs w:val="24"/>
          <w:lang w:val="es-CR"/>
        </w:rPr>
        <w:t xml:space="preserve"> data en la actualidad se ha vuelto una necesidad para las empresas para lograr competir en el mercado. </w:t>
      </w:r>
    </w:p>
    <w:p w:rsidR="0007670D" w:rsidRDefault="0007670D" w:rsidP="0007670D">
      <w:pPr>
        <w:pStyle w:val="ListParagraph"/>
        <w:numPr>
          <w:ilvl w:val="0"/>
          <w:numId w:val="4"/>
        </w:numPr>
        <w:spacing w:line="480" w:lineRule="auto"/>
        <w:jc w:val="both"/>
        <w:rPr>
          <w:rFonts w:ascii="Arial" w:hAnsi="Arial" w:cs="Arial"/>
          <w:sz w:val="24"/>
          <w:szCs w:val="24"/>
          <w:lang w:val="es-CR"/>
        </w:rPr>
      </w:pPr>
      <w:r w:rsidRPr="0007670D">
        <w:rPr>
          <w:rFonts w:ascii="Arial" w:hAnsi="Arial" w:cs="Arial"/>
          <w:sz w:val="24"/>
          <w:szCs w:val="24"/>
          <w:lang w:val="es-CR"/>
        </w:rPr>
        <w:t xml:space="preserve">Debido a los avances que se han dado en el análisis de datos, creo que </w:t>
      </w:r>
      <w:r>
        <w:rPr>
          <w:rFonts w:ascii="Arial" w:hAnsi="Arial" w:cs="Arial"/>
          <w:sz w:val="24"/>
          <w:szCs w:val="24"/>
          <w:lang w:val="es-CR"/>
        </w:rPr>
        <w:t xml:space="preserve">la vida del ser humano en el futuro se va a volver cada vez mas fácil. </w:t>
      </w:r>
    </w:p>
    <w:p w:rsidR="00CB0338" w:rsidRPr="006F2A5C" w:rsidRDefault="0007670D" w:rsidP="00041EA1">
      <w:pPr>
        <w:pStyle w:val="ListParagraph"/>
        <w:numPr>
          <w:ilvl w:val="0"/>
          <w:numId w:val="4"/>
        </w:numPr>
        <w:spacing w:line="480" w:lineRule="auto"/>
        <w:jc w:val="both"/>
        <w:rPr>
          <w:rFonts w:ascii="Arial" w:hAnsi="Arial" w:cs="Arial"/>
          <w:sz w:val="24"/>
          <w:szCs w:val="24"/>
          <w:lang w:val="es-CR"/>
        </w:rPr>
      </w:pPr>
      <w:r w:rsidRPr="0007670D">
        <w:rPr>
          <w:rFonts w:ascii="Arial" w:hAnsi="Arial" w:cs="Arial"/>
          <w:sz w:val="24"/>
          <w:szCs w:val="24"/>
          <w:lang w:val="es-CR"/>
        </w:rPr>
        <w:t xml:space="preserve"> </w:t>
      </w:r>
      <w:r w:rsidR="006F2A5C">
        <w:rPr>
          <w:rFonts w:ascii="Arial" w:hAnsi="Arial" w:cs="Arial"/>
          <w:sz w:val="24"/>
          <w:szCs w:val="24"/>
          <w:lang w:val="es-CR"/>
        </w:rPr>
        <w:t xml:space="preserve">El análisis de datos no es para nada una tarea fácil. Requiere de conocimiento, creatividad, puntos de vita diferentes y cualidades de narrador de historias para lograr transmitir los descubrimientos que se realizan con estas poderosas herramientas. </w:t>
      </w:r>
    </w:p>
    <w:p w:rsidR="00CB0338" w:rsidRDefault="00CB0338" w:rsidP="00327997">
      <w:pPr>
        <w:pStyle w:val="Heading1"/>
        <w:rPr>
          <w:lang w:val="es-CR"/>
        </w:rPr>
      </w:pPr>
      <w:r w:rsidRPr="00487430">
        <w:rPr>
          <w:lang w:val="es-CR"/>
        </w:rPr>
        <w:t xml:space="preserve">Recomendaciones </w:t>
      </w:r>
    </w:p>
    <w:p w:rsidR="0007670D" w:rsidRDefault="0007670D" w:rsidP="0007670D">
      <w:pPr>
        <w:rPr>
          <w:lang w:val="es-CR"/>
        </w:rPr>
      </w:pPr>
    </w:p>
    <w:p w:rsidR="0007670D" w:rsidRDefault="006F2A5C" w:rsidP="006F2A5C">
      <w:pPr>
        <w:spacing w:line="480" w:lineRule="auto"/>
        <w:jc w:val="both"/>
        <w:rPr>
          <w:rFonts w:ascii="Arial" w:hAnsi="Arial" w:cs="Arial"/>
          <w:sz w:val="24"/>
          <w:szCs w:val="24"/>
          <w:lang w:val="es-CR"/>
        </w:rPr>
      </w:pPr>
      <w:r>
        <w:rPr>
          <w:rFonts w:ascii="Arial" w:hAnsi="Arial" w:cs="Arial"/>
          <w:sz w:val="24"/>
          <w:szCs w:val="24"/>
          <w:lang w:val="es-CR"/>
        </w:rPr>
        <w:t xml:space="preserve">Aunque todas las herramientas utilizadas en Big Data ofrecen grandes funciones, cada una ha sido creada con un enfoque en especifico y eso significa que no funciona en cualquier entorno, antes de comenzar a implementar </w:t>
      </w:r>
      <w:proofErr w:type="spellStart"/>
      <w:r>
        <w:rPr>
          <w:rFonts w:ascii="Arial" w:hAnsi="Arial" w:cs="Arial"/>
          <w:sz w:val="24"/>
          <w:szCs w:val="24"/>
          <w:lang w:val="es-CR"/>
        </w:rPr>
        <w:t>big</w:t>
      </w:r>
      <w:proofErr w:type="spellEnd"/>
      <w:r>
        <w:rPr>
          <w:rFonts w:ascii="Arial" w:hAnsi="Arial" w:cs="Arial"/>
          <w:sz w:val="24"/>
          <w:szCs w:val="24"/>
          <w:lang w:val="es-CR"/>
        </w:rPr>
        <w:t xml:space="preserve"> data en una empresa, se debe realizar un gran estudio de los requerimientos y lo que se espera lograr con esa implementación para así determinar cual es la mejor opción y la que va a solventar la necesidad de la empresa en cada ámbito. </w:t>
      </w:r>
    </w:p>
    <w:p w:rsidR="006F2A5C" w:rsidRDefault="006F2A5C" w:rsidP="006F2A5C">
      <w:pPr>
        <w:spacing w:line="480" w:lineRule="auto"/>
        <w:jc w:val="both"/>
        <w:rPr>
          <w:lang w:val="es-CR"/>
        </w:rPr>
      </w:pPr>
    </w:p>
    <w:p w:rsidR="006F2A5C" w:rsidRDefault="006F2A5C" w:rsidP="006F2A5C">
      <w:pPr>
        <w:spacing w:line="480" w:lineRule="auto"/>
        <w:jc w:val="both"/>
        <w:rPr>
          <w:lang w:val="es-CR"/>
        </w:rPr>
      </w:pPr>
    </w:p>
    <w:p w:rsidR="006F2A5C" w:rsidRDefault="006F2A5C" w:rsidP="0007670D">
      <w:pPr>
        <w:rPr>
          <w:lang w:val="es-CR"/>
        </w:rPr>
      </w:pPr>
    </w:p>
    <w:p w:rsidR="006F2A5C" w:rsidRDefault="006F2A5C" w:rsidP="0007670D">
      <w:pPr>
        <w:rPr>
          <w:lang w:val="es-CR"/>
        </w:rPr>
      </w:pPr>
    </w:p>
    <w:p w:rsidR="006F2A5C" w:rsidRPr="0007670D" w:rsidRDefault="006F2A5C" w:rsidP="0007670D">
      <w:pPr>
        <w:rPr>
          <w:lang w:val="es-CR"/>
        </w:rPr>
      </w:pPr>
    </w:p>
    <w:sdt>
      <w:sdtPr>
        <w:rPr>
          <w:caps w:val="0"/>
          <w:color w:val="auto"/>
          <w:spacing w:val="0"/>
          <w:sz w:val="20"/>
          <w:szCs w:val="20"/>
        </w:rPr>
        <w:id w:val="-980697526"/>
        <w:docPartObj>
          <w:docPartGallery w:val="Bibliographies"/>
          <w:docPartUnique/>
        </w:docPartObj>
      </w:sdtPr>
      <w:sdtEndPr/>
      <w:sdtContent>
        <w:p w:rsidR="000C7462" w:rsidRDefault="000C7462">
          <w:pPr>
            <w:pStyle w:val="Heading1"/>
          </w:pPr>
          <w:r>
            <w:t>Bibliografía</w:t>
          </w:r>
          <w:sdt>
            <w:sdtPr>
              <w:id w:val="-793290491"/>
              <w:citation/>
            </w:sdtPr>
            <w:sdtEndPr/>
            <w:sdtContent>
              <w:r w:rsidR="00E8364A">
                <w:fldChar w:fldCharType="begin"/>
              </w:r>
              <w:r w:rsidR="00E8364A" w:rsidRPr="00E8364A">
                <w:instrText xml:space="preserve"> CITATION Wha19 \l 5130 </w:instrText>
              </w:r>
              <w:r w:rsidR="00E8364A">
                <w:fldChar w:fldCharType="separate"/>
              </w:r>
              <w:r w:rsidR="00401AC4">
                <w:rPr>
                  <w:noProof/>
                </w:rPr>
                <w:t xml:space="preserve"> </w:t>
              </w:r>
              <w:r w:rsidR="00401AC4" w:rsidRPr="00401AC4">
                <w:rPr>
                  <w:noProof/>
                </w:rPr>
                <w:t>(What Is Big Data?, 2019)</w:t>
              </w:r>
              <w:r w:rsidR="00E8364A">
                <w:fldChar w:fldCharType="end"/>
              </w:r>
            </w:sdtContent>
          </w:sdt>
        </w:p>
        <w:sdt>
          <w:sdtPr>
            <w:id w:val="111145805"/>
            <w:bibliography/>
          </w:sdtPr>
          <w:sdtEndPr/>
          <w:sdtContent>
            <w:p w:rsidR="00401AC4" w:rsidRDefault="000C7462" w:rsidP="00401AC4">
              <w:pPr>
                <w:pStyle w:val="Bibliography"/>
                <w:ind w:left="720" w:hanging="720"/>
                <w:rPr>
                  <w:noProof/>
                  <w:sz w:val="24"/>
                  <w:szCs w:val="24"/>
                  <w:lang w:val="es-CR"/>
                </w:rPr>
              </w:pPr>
              <w:r>
                <w:fldChar w:fldCharType="begin"/>
              </w:r>
              <w:r>
                <w:instrText xml:space="preserve"> BIBLIOGRAPHY </w:instrText>
              </w:r>
              <w:r>
                <w:fldChar w:fldCharType="separate"/>
              </w:r>
              <w:r w:rsidR="00401AC4" w:rsidRPr="003035BF">
                <w:rPr>
                  <w:noProof/>
                </w:rPr>
                <w:t xml:space="preserve">Quinstreet Inc. (2019). </w:t>
              </w:r>
              <w:r w:rsidR="00401AC4" w:rsidRPr="003035BF">
                <w:rPr>
                  <w:i/>
                  <w:iCs/>
                  <w:noProof/>
                </w:rPr>
                <w:t>Big Data Use Cases</w:t>
              </w:r>
              <w:r w:rsidR="00401AC4" w:rsidRPr="003035BF">
                <w:rPr>
                  <w:noProof/>
                </w:rPr>
                <w:t xml:space="preserve">. </w:t>
              </w:r>
              <w:r w:rsidR="00401AC4">
                <w:rPr>
                  <w:noProof/>
                  <w:lang w:val="es-CR"/>
                </w:rPr>
                <w:t>Obtenido de Datamation: https://www.datamation.com/big-data/big-data-use-cases.html</w:t>
              </w:r>
            </w:p>
            <w:p w:rsidR="00401AC4" w:rsidRPr="003035BF" w:rsidRDefault="00401AC4" w:rsidP="00401AC4">
              <w:pPr>
                <w:pStyle w:val="Bibliography"/>
                <w:ind w:left="720" w:hanging="720"/>
                <w:rPr>
                  <w:noProof/>
                </w:rPr>
              </w:pPr>
              <w:r w:rsidRPr="003035BF">
                <w:rPr>
                  <w:noProof/>
                </w:rPr>
                <w:t xml:space="preserve">Acquia Inc. (2018). </w:t>
              </w:r>
              <w:r w:rsidRPr="003035BF">
                <w:rPr>
                  <w:i/>
                  <w:iCs/>
                  <w:noProof/>
                </w:rPr>
                <w:t>dev.acquia.com</w:t>
              </w:r>
              <w:r w:rsidRPr="003035BF">
                <w:rPr>
                  <w:noProof/>
                </w:rPr>
                <w:t>. Obtenido de Using Apache Spark for Data Processing: Lessons Learned: https://dev.acquia.com/blog/using-apache-spark-for-data-processing-lessons-learned/28/06/2018/19641</w:t>
              </w:r>
            </w:p>
            <w:p w:rsidR="00401AC4" w:rsidRDefault="00401AC4" w:rsidP="00401AC4">
              <w:pPr>
                <w:pStyle w:val="Bibliography"/>
                <w:ind w:left="720" w:hanging="720"/>
                <w:rPr>
                  <w:noProof/>
                  <w:lang w:val="es-CR"/>
                </w:rPr>
              </w:pPr>
              <w:r w:rsidRPr="003035BF">
                <w:rPr>
                  <w:noProof/>
                </w:rPr>
                <w:t xml:space="preserve">Experian Information Solutions, Inc. (2019). </w:t>
              </w:r>
              <w:r w:rsidRPr="003035BF">
                <w:rPr>
                  <w:i/>
                  <w:iCs/>
                  <w:noProof/>
                </w:rPr>
                <w:t>Commerce fraud rates spike 33% in 2016</w:t>
              </w:r>
              <w:r w:rsidRPr="003035BF">
                <w:rPr>
                  <w:noProof/>
                </w:rPr>
                <w:t xml:space="preserve">. </w:t>
              </w:r>
              <w:r>
                <w:rPr>
                  <w:noProof/>
                  <w:lang w:val="es-CR"/>
                </w:rPr>
                <w:t>Obtenido de experian: http://www.experian.com/blogs/insights/2017/03/e-commerce-fraud-rates-spike-in-2016/</w:t>
              </w:r>
            </w:p>
            <w:p w:rsidR="00401AC4" w:rsidRDefault="00401AC4" w:rsidP="00401AC4">
              <w:pPr>
                <w:pStyle w:val="Bibliography"/>
                <w:ind w:left="720" w:hanging="720"/>
                <w:rPr>
                  <w:noProof/>
                  <w:lang w:val="es-CR"/>
                </w:rPr>
              </w:pPr>
              <w:r w:rsidRPr="003035BF">
                <w:rPr>
                  <w:noProof/>
                </w:rPr>
                <w:t xml:space="preserve">HortonWorks. (2019). </w:t>
              </w:r>
              <w:r w:rsidRPr="003035BF">
                <w:rPr>
                  <w:i/>
                  <w:iCs/>
                  <w:noProof/>
                </w:rPr>
                <w:t>Using Big Data for Financial Fraud Prevention</w:t>
              </w:r>
              <w:r w:rsidRPr="003035BF">
                <w:rPr>
                  <w:noProof/>
                </w:rPr>
                <w:t xml:space="preserve">. </w:t>
              </w:r>
              <w:r>
                <w:rPr>
                  <w:noProof/>
                  <w:lang w:val="es-CR"/>
                </w:rPr>
                <w:t>Obtenido de hortonworks.com: https://hortonworks.com/article/using-big-data-for-financial-fraud-prevention/</w:t>
              </w:r>
            </w:p>
            <w:p w:rsidR="00401AC4" w:rsidRDefault="00401AC4" w:rsidP="00401AC4">
              <w:pPr>
                <w:pStyle w:val="Bibliography"/>
                <w:ind w:left="720" w:hanging="720"/>
                <w:rPr>
                  <w:noProof/>
                  <w:lang w:val="es-CR"/>
                </w:rPr>
              </w:pPr>
              <w:r w:rsidRPr="003035BF">
                <w:rPr>
                  <w:noProof/>
                </w:rPr>
                <w:t xml:space="preserve">L, M. (2016). </w:t>
              </w:r>
              <w:r w:rsidRPr="003035BF">
                <w:rPr>
                  <w:i/>
                  <w:iCs/>
                  <w:noProof/>
                </w:rPr>
                <w:t>Quick introduction to Apache Spark</w:t>
              </w:r>
              <w:r w:rsidRPr="003035BF">
                <w:rPr>
                  <w:noProof/>
                </w:rPr>
                <w:t xml:space="preserve">. </w:t>
              </w:r>
              <w:r>
                <w:rPr>
                  <w:noProof/>
                  <w:lang w:val="es-CR"/>
                </w:rPr>
                <w:t>Obtenido de www.youtube.com: https://www.youtube.com/watch?v=TgiBvKcGL24</w:t>
              </w:r>
            </w:p>
            <w:p w:rsidR="00401AC4" w:rsidRDefault="00401AC4" w:rsidP="00401AC4">
              <w:pPr>
                <w:pStyle w:val="Bibliography"/>
                <w:ind w:left="720" w:hanging="720"/>
                <w:rPr>
                  <w:noProof/>
                </w:rPr>
              </w:pPr>
              <w:r>
                <w:rPr>
                  <w:noProof/>
                </w:rPr>
                <w:t xml:space="preserve">MongoDB, Inc. (2019). </w:t>
              </w:r>
              <w:r>
                <w:rPr>
                  <w:i/>
                  <w:iCs/>
                  <w:noProof/>
                </w:rPr>
                <w:t>Big Data Explained</w:t>
              </w:r>
              <w:r>
                <w:rPr>
                  <w:noProof/>
                </w:rPr>
                <w:t>. Retrieved from www.mongodb.com: https://www.mongodb.com/big-data-explained</w:t>
              </w:r>
            </w:p>
            <w:p w:rsidR="00401AC4" w:rsidRDefault="00401AC4" w:rsidP="00401AC4">
              <w:pPr>
                <w:pStyle w:val="Bibliography"/>
                <w:ind w:left="720" w:hanging="720"/>
                <w:rPr>
                  <w:noProof/>
                  <w:lang w:val="es-CR"/>
                </w:rPr>
              </w:pPr>
              <w:r w:rsidRPr="003035BF">
                <w:rPr>
                  <w:noProof/>
                </w:rPr>
                <w:t xml:space="preserve">riak. (2019). </w:t>
              </w:r>
              <w:r w:rsidRPr="003035BF">
                <w:rPr>
                  <w:i/>
                  <w:iCs/>
                  <w:noProof/>
                </w:rPr>
                <w:t>HELPING ENTERPRISES BUILD MORE RESILIENT APPLICATIONS</w:t>
              </w:r>
              <w:r w:rsidRPr="003035BF">
                <w:rPr>
                  <w:noProof/>
                </w:rPr>
                <w:t xml:space="preserve">. </w:t>
              </w:r>
              <w:r>
                <w:rPr>
                  <w:noProof/>
                  <w:lang w:val="es-CR"/>
                </w:rPr>
                <w:t>Obtenido de riak.com: https://riak.com/resources/big-data-databases/</w:t>
              </w:r>
            </w:p>
            <w:p w:rsidR="00401AC4" w:rsidRDefault="00401AC4" w:rsidP="00401AC4">
              <w:pPr>
                <w:pStyle w:val="Bibliography"/>
                <w:ind w:left="720" w:hanging="720"/>
                <w:rPr>
                  <w:noProof/>
                  <w:lang w:val="es-CR"/>
                </w:rPr>
              </w:pPr>
              <w:r w:rsidRPr="003035BF">
                <w:rPr>
                  <w:noProof/>
                </w:rPr>
                <w:t xml:space="preserve">SAS Institute Inc. (2019). </w:t>
              </w:r>
              <w:r w:rsidRPr="003035BF">
                <w:rPr>
                  <w:i/>
                  <w:iCs/>
                  <w:noProof/>
                </w:rPr>
                <w:t>Big Data What it is and why it matters</w:t>
              </w:r>
              <w:r w:rsidRPr="003035BF">
                <w:rPr>
                  <w:noProof/>
                </w:rPr>
                <w:t xml:space="preserve">. </w:t>
              </w:r>
              <w:r>
                <w:rPr>
                  <w:noProof/>
                  <w:lang w:val="es-CR"/>
                </w:rPr>
                <w:t>Obtenido de sas: https://www.sas.com/en_us/insights/big-data/what-is-big-data.html</w:t>
              </w:r>
            </w:p>
            <w:p w:rsidR="00401AC4" w:rsidRDefault="00401AC4" w:rsidP="00401AC4">
              <w:pPr>
                <w:pStyle w:val="Bibliography"/>
                <w:ind w:left="720" w:hanging="720"/>
                <w:rPr>
                  <w:noProof/>
                  <w:lang w:val="es-CR"/>
                </w:rPr>
              </w:pPr>
              <w:r w:rsidRPr="003035BF">
                <w:rPr>
                  <w:noProof/>
                </w:rPr>
                <w:t xml:space="preserve">The Apache Software Foundation. (2016). </w:t>
              </w:r>
              <w:r w:rsidRPr="003035BF">
                <w:rPr>
                  <w:i/>
                  <w:iCs/>
                  <w:noProof/>
                </w:rPr>
                <w:t>What is Cassandra?</w:t>
              </w:r>
              <w:r w:rsidRPr="003035BF">
                <w:rPr>
                  <w:noProof/>
                </w:rPr>
                <w:t xml:space="preserve"> </w:t>
              </w:r>
              <w:r>
                <w:rPr>
                  <w:noProof/>
                  <w:lang w:val="es-CR"/>
                </w:rPr>
                <w:t>Obtenido de http://cassandra.apache.org/: http://cassandra.apache.org/</w:t>
              </w:r>
            </w:p>
            <w:p w:rsidR="00401AC4" w:rsidRPr="003035BF" w:rsidRDefault="00401AC4" w:rsidP="00401AC4">
              <w:pPr>
                <w:pStyle w:val="Bibliography"/>
                <w:ind w:left="720" w:hanging="720"/>
                <w:rPr>
                  <w:noProof/>
                </w:rPr>
              </w:pPr>
              <w:r w:rsidRPr="003035BF">
                <w:rPr>
                  <w:i/>
                  <w:iCs/>
                  <w:noProof/>
                </w:rPr>
                <w:t>What Is Big Data?</w:t>
              </w:r>
              <w:r w:rsidRPr="003035BF">
                <w:rPr>
                  <w:noProof/>
                </w:rPr>
                <w:t xml:space="preserve"> (2019). Obtenido de MongoDB, Inc.: https://www.mongodb.com/big-data-explained</w:t>
              </w:r>
            </w:p>
            <w:p w:rsidR="00086A65" w:rsidRDefault="000C7462" w:rsidP="00401AC4">
              <w:r>
                <w:rPr>
                  <w:b/>
                  <w:bCs/>
                  <w:noProof/>
                </w:rPr>
                <w:fldChar w:fldCharType="end"/>
              </w:r>
            </w:p>
          </w:sdtContent>
        </w:sdt>
      </w:sdtContent>
    </w:sdt>
    <w:p w:rsidR="00CB0338" w:rsidRPr="00E8364A" w:rsidRDefault="00CB0338" w:rsidP="00327997"/>
    <w:sectPr w:rsidR="00CB0338" w:rsidRPr="00E836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0BB1" w:rsidRDefault="003C0BB1" w:rsidP="00052D3E">
      <w:pPr>
        <w:spacing w:after="0" w:line="240" w:lineRule="auto"/>
      </w:pPr>
      <w:r>
        <w:separator/>
      </w:r>
    </w:p>
  </w:endnote>
  <w:endnote w:type="continuationSeparator" w:id="0">
    <w:p w:rsidR="003C0BB1" w:rsidRDefault="003C0BB1" w:rsidP="00052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0BB1" w:rsidRDefault="003C0BB1" w:rsidP="00052D3E">
      <w:pPr>
        <w:spacing w:after="0" w:line="240" w:lineRule="auto"/>
      </w:pPr>
      <w:r>
        <w:separator/>
      </w:r>
    </w:p>
  </w:footnote>
  <w:footnote w:type="continuationSeparator" w:id="0">
    <w:p w:rsidR="003C0BB1" w:rsidRDefault="003C0BB1" w:rsidP="00052D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F01469"/>
    <w:multiLevelType w:val="hybridMultilevel"/>
    <w:tmpl w:val="9BD60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F950E2"/>
    <w:multiLevelType w:val="hybridMultilevel"/>
    <w:tmpl w:val="2AF68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B375DB"/>
    <w:multiLevelType w:val="hybridMultilevel"/>
    <w:tmpl w:val="0DCED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C019C8"/>
    <w:multiLevelType w:val="hybridMultilevel"/>
    <w:tmpl w:val="49129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dres Pinto">
    <w15:presenceInfo w15:providerId="Windows Live" w15:userId="15b4c189ca7afd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D3E"/>
    <w:rsid w:val="00015C78"/>
    <w:rsid w:val="00032683"/>
    <w:rsid w:val="00041BD6"/>
    <w:rsid w:val="00041EA1"/>
    <w:rsid w:val="00052D3E"/>
    <w:rsid w:val="0007670D"/>
    <w:rsid w:val="00086A65"/>
    <w:rsid w:val="000B5CD8"/>
    <w:rsid w:val="000C7462"/>
    <w:rsid w:val="000E2A5F"/>
    <w:rsid w:val="00107368"/>
    <w:rsid w:val="001A09EC"/>
    <w:rsid w:val="001A7142"/>
    <w:rsid w:val="001A7A71"/>
    <w:rsid w:val="001F4269"/>
    <w:rsid w:val="0027082D"/>
    <w:rsid w:val="002C7FE3"/>
    <w:rsid w:val="002F0410"/>
    <w:rsid w:val="002F6E2C"/>
    <w:rsid w:val="003035BF"/>
    <w:rsid w:val="00327997"/>
    <w:rsid w:val="00327F31"/>
    <w:rsid w:val="00330680"/>
    <w:rsid w:val="003B2D09"/>
    <w:rsid w:val="003B48E3"/>
    <w:rsid w:val="003C03AF"/>
    <w:rsid w:val="003C0BB1"/>
    <w:rsid w:val="00401AC4"/>
    <w:rsid w:val="00412973"/>
    <w:rsid w:val="00445CDA"/>
    <w:rsid w:val="00487430"/>
    <w:rsid w:val="0049710D"/>
    <w:rsid w:val="004F4299"/>
    <w:rsid w:val="006049A1"/>
    <w:rsid w:val="00614AA8"/>
    <w:rsid w:val="006239C7"/>
    <w:rsid w:val="0063075C"/>
    <w:rsid w:val="00683B82"/>
    <w:rsid w:val="006C1D98"/>
    <w:rsid w:val="006D01B1"/>
    <w:rsid w:val="006F2A5C"/>
    <w:rsid w:val="007249BF"/>
    <w:rsid w:val="007C3EB0"/>
    <w:rsid w:val="007C5D87"/>
    <w:rsid w:val="007D3D7B"/>
    <w:rsid w:val="00862B1E"/>
    <w:rsid w:val="008C69C4"/>
    <w:rsid w:val="008F5E87"/>
    <w:rsid w:val="009856C3"/>
    <w:rsid w:val="00996602"/>
    <w:rsid w:val="00AD1DD6"/>
    <w:rsid w:val="00B808A8"/>
    <w:rsid w:val="00BB3606"/>
    <w:rsid w:val="00BC33DA"/>
    <w:rsid w:val="00BC5DB9"/>
    <w:rsid w:val="00C91E4B"/>
    <w:rsid w:val="00CB0338"/>
    <w:rsid w:val="00CD286B"/>
    <w:rsid w:val="00D00C63"/>
    <w:rsid w:val="00D14927"/>
    <w:rsid w:val="00D5463A"/>
    <w:rsid w:val="00D62837"/>
    <w:rsid w:val="00D653E1"/>
    <w:rsid w:val="00D878AC"/>
    <w:rsid w:val="00D95AA5"/>
    <w:rsid w:val="00D966E9"/>
    <w:rsid w:val="00E354AA"/>
    <w:rsid w:val="00E8364A"/>
    <w:rsid w:val="00ED0E17"/>
    <w:rsid w:val="00F972FD"/>
    <w:rsid w:val="00FC6648"/>
    <w:rsid w:val="00FE7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F0468"/>
  <w15:chartTrackingRefBased/>
  <w15:docId w15:val="{3A947B10-16D0-489F-9AD7-73D9CBA7D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03AF"/>
  </w:style>
  <w:style w:type="paragraph" w:styleId="Heading1">
    <w:name w:val="heading 1"/>
    <w:basedOn w:val="Normal"/>
    <w:next w:val="Normal"/>
    <w:link w:val="Heading1Char"/>
    <w:uiPriority w:val="9"/>
    <w:qFormat/>
    <w:rsid w:val="003C03AF"/>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C03AF"/>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C03AF"/>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3C03AF"/>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3C03AF"/>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C03AF"/>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C03AF"/>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C03A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C03A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2D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2D3E"/>
  </w:style>
  <w:style w:type="paragraph" w:styleId="Footer">
    <w:name w:val="footer"/>
    <w:basedOn w:val="Normal"/>
    <w:link w:val="FooterChar"/>
    <w:uiPriority w:val="99"/>
    <w:unhideWhenUsed/>
    <w:rsid w:val="00052D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D3E"/>
  </w:style>
  <w:style w:type="character" w:customStyle="1" w:styleId="Heading1Char">
    <w:name w:val="Heading 1 Char"/>
    <w:basedOn w:val="DefaultParagraphFont"/>
    <w:link w:val="Heading1"/>
    <w:uiPriority w:val="9"/>
    <w:rsid w:val="003C03AF"/>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3C03AF"/>
    <w:rPr>
      <w:caps/>
      <w:spacing w:val="15"/>
      <w:shd w:val="clear" w:color="auto" w:fill="D9E2F3" w:themeFill="accent1" w:themeFillTint="33"/>
    </w:rPr>
  </w:style>
  <w:style w:type="character" w:customStyle="1" w:styleId="fontstyle01">
    <w:name w:val="fontstyle01"/>
    <w:basedOn w:val="DefaultParagraphFont"/>
    <w:rsid w:val="00015C78"/>
    <w:rPr>
      <w:rFonts w:ascii="Calibri" w:hAnsi="Calibri" w:cs="Calibri" w:hint="default"/>
      <w:b w:val="0"/>
      <w:bCs w:val="0"/>
      <w:i w:val="0"/>
      <w:iCs w:val="0"/>
      <w:color w:val="000000"/>
      <w:sz w:val="20"/>
      <w:szCs w:val="20"/>
    </w:rPr>
  </w:style>
  <w:style w:type="character" w:styleId="Hyperlink">
    <w:name w:val="Hyperlink"/>
    <w:basedOn w:val="DefaultParagraphFont"/>
    <w:uiPriority w:val="99"/>
    <w:unhideWhenUsed/>
    <w:rsid w:val="00015C78"/>
    <w:rPr>
      <w:color w:val="0563C1" w:themeColor="hyperlink"/>
      <w:u w:val="single"/>
    </w:rPr>
  </w:style>
  <w:style w:type="paragraph" w:styleId="NormalWeb">
    <w:name w:val="Normal (Web)"/>
    <w:basedOn w:val="Normal"/>
    <w:uiPriority w:val="99"/>
    <w:unhideWhenUsed/>
    <w:rsid w:val="00015C78"/>
    <w:pPr>
      <w:spacing w:beforeAutospacing="1" w:after="144" w:line="288"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C03AF"/>
    <w:rPr>
      <w:caps/>
      <w:color w:val="1F3763" w:themeColor="accent1" w:themeShade="7F"/>
      <w:spacing w:val="15"/>
    </w:rPr>
  </w:style>
  <w:style w:type="paragraph" w:styleId="TOCHeading">
    <w:name w:val="TOC Heading"/>
    <w:basedOn w:val="Heading1"/>
    <w:next w:val="Normal"/>
    <w:uiPriority w:val="39"/>
    <w:unhideWhenUsed/>
    <w:qFormat/>
    <w:rsid w:val="003C03AF"/>
    <w:pPr>
      <w:outlineLvl w:val="9"/>
    </w:pPr>
  </w:style>
  <w:style w:type="paragraph" w:styleId="TOC1">
    <w:name w:val="toc 1"/>
    <w:basedOn w:val="Normal"/>
    <w:next w:val="Normal"/>
    <w:autoRedefine/>
    <w:uiPriority w:val="39"/>
    <w:unhideWhenUsed/>
    <w:rsid w:val="00614AA8"/>
    <w:pPr>
      <w:spacing w:after="100"/>
    </w:pPr>
  </w:style>
  <w:style w:type="paragraph" w:styleId="TOC2">
    <w:name w:val="toc 2"/>
    <w:basedOn w:val="Normal"/>
    <w:next w:val="Normal"/>
    <w:autoRedefine/>
    <w:uiPriority w:val="39"/>
    <w:unhideWhenUsed/>
    <w:rsid w:val="00614AA8"/>
    <w:pPr>
      <w:spacing w:after="100"/>
      <w:ind w:left="220"/>
    </w:pPr>
  </w:style>
  <w:style w:type="paragraph" w:styleId="ListParagraph">
    <w:name w:val="List Paragraph"/>
    <w:basedOn w:val="Normal"/>
    <w:uiPriority w:val="34"/>
    <w:qFormat/>
    <w:rsid w:val="002F6E2C"/>
    <w:pPr>
      <w:ind w:left="720"/>
      <w:contextualSpacing/>
    </w:pPr>
  </w:style>
  <w:style w:type="character" w:styleId="UnresolvedMention">
    <w:name w:val="Unresolved Mention"/>
    <w:basedOn w:val="DefaultParagraphFont"/>
    <w:uiPriority w:val="99"/>
    <w:semiHidden/>
    <w:unhideWhenUsed/>
    <w:rsid w:val="002F6E2C"/>
    <w:rPr>
      <w:color w:val="605E5C"/>
      <w:shd w:val="clear" w:color="auto" w:fill="E1DFDD"/>
    </w:rPr>
  </w:style>
  <w:style w:type="character" w:customStyle="1" w:styleId="Heading4Char">
    <w:name w:val="Heading 4 Char"/>
    <w:basedOn w:val="DefaultParagraphFont"/>
    <w:link w:val="Heading4"/>
    <w:uiPriority w:val="9"/>
    <w:rsid w:val="003C03AF"/>
    <w:rPr>
      <w:caps/>
      <w:color w:val="2F5496" w:themeColor="accent1" w:themeShade="BF"/>
      <w:spacing w:val="10"/>
    </w:rPr>
  </w:style>
  <w:style w:type="character" w:customStyle="1" w:styleId="Heading5Char">
    <w:name w:val="Heading 5 Char"/>
    <w:basedOn w:val="DefaultParagraphFont"/>
    <w:link w:val="Heading5"/>
    <w:uiPriority w:val="9"/>
    <w:rsid w:val="003C03AF"/>
    <w:rPr>
      <w:caps/>
      <w:color w:val="2F5496" w:themeColor="accent1" w:themeShade="BF"/>
      <w:spacing w:val="10"/>
    </w:rPr>
  </w:style>
  <w:style w:type="character" w:customStyle="1" w:styleId="Heading6Char">
    <w:name w:val="Heading 6 Char"/>
    <w:basedOn w:val="DefaultParagraphFont"/>
    <w:link w:val="Heading6"/>
    <w:uiPriority w:val="9"/>
    <w:semiHidden/>
    <w:rsid w:val="003C03AF"/>
    <w:rPr>
      <w:caps/>
      <w:color w:val="2F5496" w:themeColor="accent1" w:themeShade="BF"/>
      <w:spacing w:val="10"/>
    </w:rPr>
  </w:style>
  <w:style w:type="character" w:customStyle="1" w:styleId="Heading7Char">
    <w:name w:val="Heading 7 Char"/>
    <w:basedOn w:val="DefaultParagraphFont"/>
    <w:link w:val="Heading7"/>
    <w:uiPriority w:val="9"/>
    <w:semiHidden/>
    <w:rsid w:val="003C03AF"/>
    <w:rPr>
      <w:caps/>
      <w:color w:val="2F5496" w:themeColor="accent1" w:themeShade="BF"/>
      <w:spacing w:val="10"/>
    </w:rPr>
  </w:style>
  <w:style w:type="character" w:customStyle="1" w:styleId="Heading8Char">
    <w:name w:val="Heading 8 Char"/>
    <w:basedOn w:val="DefaultParagraphFont"/>
    <w:link w:val="Heading8"/>
    <w:uiPriority w:val="9"/>
    <w:semiHidden/>
    <w:rsid w:val="003C03AF"/>
    <w:rPr>
      <w:caps/>
      <w:spacing w:val="10"/>
      <w:sz w:val="18"/>
      <w:szCs w:val="18"/>
    </w:rPr>
  </w:style>
  <w:style w:type="character" w:customStyle="1" w:styleId="Heading9Char">
    <w:name w:val="Heading 9 Char"/>
    <w:basedOn w:val="DefaultParagraphFont"/>
    <w:link w:val="Heading9"/>
    <w:uiPriority w:val="9"/>
    <w:semiHidden/>
    <w:rsid w:val="003C03AF"/>
    <w:rPr>
      <w:i/>
      <w:iCs/>
      <w:caps/>
      <w:spacing w:val="10"/>
      <w:sz w:val="18"/>
      <w:szCs w:val="18"/>
    </w:rPr>
  </w:style>
  <w:style w:type="paragraph" w:styleId="Caption">
    <w:name w:val="caption"/>
    <w:basedOn w:val="Normal"/>
    <w:next w:val="Normal"/>
    <w:uiPriority w:val="35"/>
    <w:semiHidden/>
    <w:unhideWhenUsed/>
    <w:qFormat/>
    <w:rsid w:val="003C03AF"/>
    <w:rPr>
      <w:b/>
      <w:bCs/>
      <w:color w:val="2F5496" w:themeColor="accent1" w:themeShade="BF"/>
      <w:sz w:val="16"/>
      <w:szCs w:val="16"/>
    </w:rPr>
  </w:style>
  <w:style w:type="paragraph" w:styleId="Title">
    <w:name w:val="Title"/>
    <w:basedOn w:val="Normal"/>
    <w:next w:val="Normal"/>
    <w:link w:val="TitleChar"/>
    <w:uiPriority w:val="10"/>
    <w:qFormat/>
    <w:rsid w:val="003C03AF"/>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3C03AF"/>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3C03A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C03AF"/>
    <w:rPr>
      <w:caps/>
      <w:color w:val="595959" w:themeColor="text1" w:themeTint="A6"/>
      <w:spacing w:val="10"/>
      <w:sz w:val="21"/>
      <w:szCs w:val="21"/>
    </w:rPr>
  </w:style>
  <w:style w:type="character" w:styleId="Strong">
    <w:name w:val="Strong"/>
    <w:uiPriority w:val="22"/>
    <w:qFormat/>
    <w:rsid w:val="003C03AF"/>
    <w:rPr>
      <w:b/>
      <w:bCs/>
    </w:rPr>
  </w:style>
  <w:style w:type="character" w:styleId="Emphasis">
    <w:name w:val="Emphasis"/>
    <w:uiPriority w:val="20"/>
    <w:qFormat/>
    <w:rsid w:val="003C03AF"/>
    <w:rPr>
      <w:caps/>
      <w:color w:val="1F3763" w:themeColor="accent1" w:themeShade="7F"/>
      <w:spacing w:val="5"/>
    </w:rPr>
  </w:style>
  <w:style w:type="paragraph" w:styleId="NoSpacing">
    <w:name w:val="No Spacing"/>
    <w:uiPriority w:val="1"/>
    <w:qFormat/>
    <w:rsid w:val="003C03AF"/>
    <w:pPr>
      <w:spacing w:after="0" w:line="240" w:lineRule="auto"/>
    </w:pPr>
  </w:style>
  <w:style w:type="paragraph" w:styleId="Quote">
    <w:name w:val="Quote"/>
    <w:basedOn w:val="Normal"/>
    <w:next w:val="Normal"/>
    <w:link w:val="QuoteChar"/>
    <w:uiPriority w:val="29"/>
    <w:qFormat/>
    <w:rsid w:val="003C03AF"/>
    <w:rPr>
      <w:i/>
      <w:iCs/>
      <w:sz w:val="24"/>
      <w:szCs w:val="24"/>
    </w:rPr>
  </w:style>
  <w:style w:type="character" w:customStyle="1" w:styleId="QuoteChar">
    <w:name w:val="Quote Char"/>
    <w:basedOn w:val="DefaultParagraphFont"/>
    <w:link w:val="Quote"/>
    <w:uiPriority w:val="29"/>
    <w:rsid w:val="003C03AF"/>
    <w:rPr>
      <w:i/>
      <w:iCs/>
      <w:sz w:val="24"/>
      <w:szCs w:val="24"/>
    </w:rPr>
  </w:style>
  <w:style w:type="paragraph" w:styleId="IntenseQuote">
    <w:name w:val="Intense Quote"/>
    <w:basedOn w:val="Normal"/>
    <w:next w:val="Normal"/>
    <w:link w:val="IntenseQuoteChar"/>
    <w:uiPriority w:val="30"/>
    <w:qFormat/>
    <w:rsid w:val="003C03AF"/>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3C03AF"/>
    <w:rPr>
      <w:color w:val="4472C4" w:themeColor="accent1"/>
      <w:sz w:val="24"/>
      <w:szCs w:val="24"/>
    </w:rPr>
  </w:style>
  <w:style w:type="character" w:styleId="SubtleEmphasis">
    <w:name w:val="Subtle Emphasis"/>
    <w:uiPriority w:val="19"/>
    <w:qFormat/>
    <w:rsid w:val="003C03AF"/>
    <w:rPr>
      <w:i/>
      <w:iCs/>
      <w:color w:val="1F3763" w:themeColor="accent1" w:themeShade="7F"/>
    </w:rPr>
  </w:style>
  <w:style w:type="character" w:styleId="IntenseEmphasis">
    <w:name w:val="Intense Emphasis"/>
    <w:uiPriority w:val="21"/>
    <w:qFormat/>
    <w:rsid w:val="003C03AF"/>
    <w:rPr>
      <w:b/>
      <w:bCs/>
      <w:caps/>
      <w:color w:val="1F3763" w:themeColor="accent1" w:themeShade="7F"/>
      <w:spacing w:val="10"/>
    </w:rPr>
  </w:style>
  <w:style w:type="character" w:styleId="SubtleReference">
    <w:name w:val="Subtle Reference"/>
    <w:uiPriority w:val="31"/>
    <w:qFormat/>
    <w:rsid w:val="003C03AF"/>
    <w:rPr>
      <w:b/>
      <w:bCs/>
      <w:color w:val="4472C4" w:themeColor="accent1"/>
    </w:rPr>
  </w:style>
  <w:style w:type="character" w:styleId="IntenseReference">
    <w:name w:val="Intense Reference"/>
    <w:uiPriority w:val="32"/>
    <w:qFormat/>
    <w:rsid w:val="003C03AF"/>
    <w:rPr>
      <w:b/>
      <w:bCs/>
      <w:i/>
      <w:iCs/>
      <w:caps/>
      <w:color w:val="4472C4" w:themeColor="accent1"/>
    </w:rPr>
  </w:style>
  <w:style w:type="character" w:styleId="BookTitle">
    <w:name w:val="Book Title"/>
    <w:uiPriority w:val="33"/>
    <w:qFormat/>
    <w:rsid w:val="003C03AF"/>
    <w:rPr>
      <w:b/>
      <w:bCs/>
      <w:i/>
      <w:iCs/>
      <w:spacing w:val="0"/>
    </w:rPr>
  </w:style>
  <w:style w:type="character" w:styleId="FollowedHyperlink">
    <w:name w:val="FollowedHyperlink"/>
    <w:basedOn w:val="DefaultParagraphFont"/>
    <w:uiPriority w:val="99"/>
    <w:semiHidden/>
    <w:unhideWhenUsed/>
    <w:rsid w:val="00D878AC"/>
    <w:rPr>
      <w:color w:val="954F72" w:themeColor="followedHyperlink"/>
      <w:u w:val="single"/>
    </w:rPr>
  </w:style>
  <w:style w:type="paragraph" w:styleId="Bibliography">
    <w:name w:val="Bibliography"/>
    <w:basedOn w:val="Normal"/>
    <w:next w:val="Normal"/>
    <w:uiPriority w:val="37"/>
    <w:unhideWhenUsed/>
    <w:rsid w:val="000C7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956651">
      <w:bodyDiv w:val="1"/>
      <w:marLeft w:val="0"/>
      <w:marRight w:val="0"/>
      <w:marTop w:val="0"/>
      <w:marBottom w:val="0"/>
      <w:divBdr>
        <w:top w:val="none" w:sz="0" w:space="0" w:color="auto"/>
        <w:left w:val="none" w:sz="0" w:space="0" w:color="auto"/>
        <w:bottom w:val="none" w:sz="0" w:space="0" w:color="auto"/>
        <w:right w:val="none" w:sz="0" w:space="0" w:color="auto"/>
      </w:divBdr>
    </w:div>
    <w:div w:id="125785557">
      <w:bodyDiv w:val="1"/>
      <w:marLeft w:val="0"/>
      <w:marRight w:val="0"/>
      <w:marTop w:val="0"/>
      <w:marBottom w:val="0"/>
      <w:divBdr>
        <w:top w:val="none" w:sz="0" w:space="0" w:color="auto"/>
        <w:left w:val="none" w:sz="0" w:space="0" w:color="auto"/>
        <w:bottom w:val="none" w:sz="0" w:space="0" w:color="auto"/>
        <w:right w:val="none" w:sz="0" w:space="0" w:color="auto"/>
      </w:divBdr>
    </w:div>
    <w:div w:id="175117945">
      <w:bodyDiv w:val="1"/>
      <w:marLeft w:val="0"/>
      <w:marRight w:val="0"/>
      <w:marTop w:val="0"/>
      <w:marBottom w:val="0"/>
      <w:divBdr>
        <w:top w:val="none" w:sz="0" w:space="0" w:color="auto"/>
        <w:left w:val="none" w:sz="0" w:space="0" w:color="auto"/>
        <w:bottom w:val="none" w:sz="0" w:space="0" w:color="auto"/>
        <w:right w:val="none" w:sz="0" w:space="0" w:color="auto"/>
      </w:divBdr>
    </w:div>
    <w:div w:id="213932288">
      <w:bodyDiv w:val="1"/>
      <w:marLeft w:val="0"/>
      <w:marRight w:val="0"/>
      <w:marTop w:val="0"/>
      <w:marBottom w:val="0"/>
      <w:divBdr>
        <w:top w:val="none" w:sz="0" w:space="0" w:color="auto"/>
        <w:left w:val="none" w:sz="0" w:space="0" w:color="auto"/>
        <w:bottom w:val="none" w:sz="0" w:space="0" w:color="auto"/>
        <w:right w:val="none" w:sz="0" w:space="0" w:color="auto"/>
      </w:divBdr>
    </w:div>
    <w:div w:id="227694742">
      <w:bodyDiv w:val="1"/>
      <w:marLeft w:val="0"/>
      <w:marRight w:val="0"/>
      <w:marTop w:val="0"/>
      <w:marBottom w:val="0"/>
      <w:divBdr>
        <w:top w:val="none" w:sz="0" w:space="0" w:color="auto"/>
        <w:left w:val="none" w:sz="0" w:space="0" w:color="auto"/>
        <w:bottom w:val="none" w:sz="0" w:space="0" w:color="auto"/>
        <w:right w:val="none" w:sz="0" w:space="0" w:color="auto"/>
      </w:divBdr>
    </w:div>
    <w:div w:id="266352566">
      <w:bodyDiv w:val="1"/>
      <w:marLeft w:val="0"/>
      <w:marRight w:val="0"/>
      <w:marTop w:val="0"/>
      <w:marBottom w:val="0"/>
      <w:divBdr>
        <w:top w:val="none" w:sz="0" w:space="0" w:color="auto"/>
        <w:left w:val="none" w:sz="0" w:space="0" w:color="auto"/>
        <w:bottom w:val="none" w:sz="0" w:space="0" w:color="auto"/>
        <w:right w:val="none" w:sz="0" w:space="0" w:color="auto"/>
      </w:divBdr>
    </w:div>
    <w:div w:id="335807331">
      <w:bodyDiv w:val="1"/>
      <w:marLeft w:val="0"/>
      <w:marRight w:val="0"/>
      <w:marTop w:val="0"/>
      <w:marBottom w:val="0"/>
      <w:divBdr>
        <w:top w:val="none" w:sz="0" w:space="0" w:color="auto"/>
        <w:left w:val="none" w:sz="0" w:space="0" w:color="auto"/>
        <w:bottom w:val="none" w:sz="0" w:space="0" w:color="auto"/>
        <w:right w:val="none" w:sz="0" w:space="0" w:color="auto"/>
      </w:divBdr>
    </w:div>
    <w:div w:id="366226687">
      <w:bodyDiv w:val="1"/>
      <w:marLeft w:val="0"/>
      <w:marRight w:val="0"/>
      <w:marTop w:val="0"/>
      <w:marBottom w:val="0"/>
      <w:divBdr>
        <w:top w:val="none" w:sz="0" w:space="0" w:color="auto"/>
        <w:left w:val="none" w:sz="0" w:space="0" w:color="auto"/>
        <w:bottom w:val="none" w:sz="0" w:space="0" w:color="auto"/>
        <w:right w:val="none" w:sz="0" w:space="0" w:color="auto"/>
      </w:divBdr>
    </w:div>
    <w:div w:id="429737396">
      <w:bodyDiv w:val="1"/>
      <w:marLeft w:val="0"/>
      <w:marRight w:val="0"/>
      <w:marTop w:val="0"/>
      <w:marBottom w:val="0"/>
      <w:divBdr>
        <w:top w:val="none" w:sz="0" w:space="0" w:color="auto"/>
        <w:left w:val="none" w:sz="0" w:space="0" w:color="auto"/>
        <w:bottom w:val="none" w:sz="0" w:space="0" w:color="auto"/>
        <w:right w:val="none" w:sz="0" w:space="0" w:color="auto"/>
      </w:divBdr>
    </w:div>
    <w:div w:id="436559217">
      <w:bodyDiv w:val="1"/>
      <w:marLeft w:val="0"/>
      <w:marRight w:val="0"/>
      <w:marTop w:val="0"/>
      <w:marBottom w:val="0"/>
      <w:divBdr>
        <w:top w:val="none" w:sz="0" w:space="0" w:color="auto"/>
        <w:left w:val="none" w:sz="0" w:space="0" w:color="auto"/>
        <w:bottom w:val="none" w:sz="0" w:space="0" w:color="auto"/>
        <w:right w:val="none" w:sz="0" w:space="0" w:color="auto"/>
      </w:divBdr>
    </w:div>
    <w:div w:id="457920136">
      <w:bodyDiv w:val="1"/>
      <w:marLeft w:val="0"/>
      <w:marRight w:val="0"/>
      <w:marTop w:val="0"/>
      <w:marBottom w:val="0"/>
      <w:divBdr>
        <w:top w:val="none" w:sz="0" w:space="0" w:color="auto"/>
        <w:left w:val="none" w:sz="0" w:space="0" w:color="auto"/>
        <w:bottom w:val="none" w:sz="0" w:space="0" w:color="auto"/>
        <w:right w:val="none" w:sz="0" w:space="0" w:color="auto"/>
      </w:divBdr>
    </w:div>
    <w:div w:id="471411309">
      <w:bodyDiv w:val="1"/>
      <w:marLeft w:val="0"/>
      <w:marRight w:val="0"/>
      <w:marTop w:val="0"/>
      <w:marBottom w:val="0"/>
      <w:divBdr>
        <w:top w:val="none" w:sz="0" w:space="0" w:color="auto"/>
        <w:left w:val="none" w:sz="0" w:space="0" w:color="auto"/>
        <w:bottom w:val="none" w:sz="0" w:space="0" w:color="auto"/>
        <w:right w:val="none" w:sz="0" w:space="0" w:color="auto"/>
      </w:divBdr>
    </w:div>
    <w:div w:id="537165073">
      <w:bodyDiv w:val="1"/>
      <w:marLeft w:val="0"/>
      <w:marRight w:val="0"/>
      <w:marTop w:val="0"/>
      <w:marBottom w:val="0"/>
      <w:divBdr>
        <w:top w:val="none" w:sz="0" w:space="0" w:color="auto"/>
        <w:left w:val="none" w:sz="0" w:space="0" w:color="auto"/>
        <w:bottom w:val="none" w:sz="0" w:space="0" w:color="auto"/>
        <w:right w:val="none" w:sz="0" w:space="0" w:color="auto"/>
      </w:divBdr>
    </w:div>
    <w:div w:id="537544115">
      <w:bodyDiv w:val="1"/>
      <w:marLeft w:val="0"/>
      <w:marRight w:val="0"/>
      <w:marTop w:val="0"/>
      <w:marBottom w:val="0"/>
      <w:divBdr>
        <w:top w:val="none" w:sz="0" w:space="0" w:color="auto"/>
        <w:left w:val="none" w:sz="0" w:space="0" w:color="auto"/>
        <w:bottom w:val="none" w:sz="0" w:space="0" w:color="auto"/>
        <w:right w:val="none" w:sz="0" w:space="0" w:color="auto"/>
      </w:divBdr>
    </w:div>
    <w:div w:id="549339385">
      <w:bodyDiv w:val="1"/>
      <w:marLeft w:val="0"/>
      <w:marRight w:val="0"/>
      <w:marTop w:val="0"/>
      <w:marBottom w:val="0"/>
      <w:divBdr>
        <w:top w:val="none" w:sz="0" w:space="0" w:color="auto"/>
        <w:left w:val="none" w:sz="0" w:space="0" w:color="auto"/>
        <w:bottom w:val="none" w:sz="0" w:space="0" w:color="auto"/>
        <w:right w:val="none" w:sz="0" w:space="0" w:color="auto"/>
      </w:divBdr>
    </w:div>
    <w:div w:id="553782699">
      <w:bodyDiv w:val="1"/>
      <w:marLeft w:val="0"/>
      <w:marRight w:val="0"/>
      <w:marTop w:val="0"/>
      <w:marBottom w:val="0"/>
      <w:divBdr>
        <w:top w:val="none" w:sz="0" w:space="0" w:color="auto"/>
        <w:left w:val="none" w:sz="0" w:space="0" w:color="auto"/>
        <w:bottom w:val="none" w:sz="0" w:space="0" w:color="auto"/>
        <w:right w:val="none" w:sz="0" w:space="0" w:color="auto"/>
      </w:divBdr>
    </w:div>
    <w:div w:id="590504581">
      <w:bodyDiv w:val="1"/>
      <w:marLeft w:val="0"/>
      <w:marRight w:val="0"/>
      <w:marTop w:val="0"/>
      <w:marBottom w:val="0"/>
      <w:divBdr>
        <w:top w:val="none" w:sz="0" w:space="0" w:color="auto"/>
        <w:left w:val="none" w:sz="0" w:space="0" w:color="auto"/>
        <w:bottom w:val="none" w:sz="0" w:space="0" w:color="auto"/>
        <w:right w:val="none" w:sz="0" w:space="0" w:color="auto"/>
      </w:divBdr>
    </w:div>
    <w:div w:id="644554728">
      <w:bodyDiv w:val="1"/>
      <w:marLeft w:val="0"/>
      <w:marRight w:val="0"/>
      <w:marTop w:val="0"/>
      <w:marBottom w:val="0"/>
      <w:divBdr>
        <w:top w:val="none" w:sz="0" w:space="0" w:color="auto"/>
        <w:left w:val="none" w:sz="0" w:space="0" w:color="auto"/>
        <w:bottom w:val="none" w:sz="0" w:space="0" w:color="auto"/>
        <w:right w:val="none" w:sz="0" w:space="0" w:color="auto"/>
      </w:divBdr>
    </w:div>
    <w:div w:id="725373519">
      <w:bodyDiv w:val="1"/>
      <w:marLeft w:val="0"/>
      <w:marRight w:val="0"/>
      <w:marTop w:val="0"/>
      <w:marBottom w:val="0"/>
      <w:divBdr>
        <w:top w:val="none" w:sz="0" w:space="0" w:color="auto"/>
        <w:left w:val="none" w:sz="0" w:space="0" w:color="auto"/>
        <w:bottom w:val="none" w:sz="0" w:space="0" w:color="auto"/>
        <w:right w:val="none" w:sz="0" w:space="0" w:color="auto"/>
      </w:divBdr>
    </w:div>
    <w:div w:id="774400988">
      <w:bodyDiv w:val="1"/>
      <w:marLeft w:val="0"/>
      <w:marRight w:val="0"/>
      <w:marTop w:val="0"/>
      <w:marBottom w:val="0"/>
      <w:divBdr>
        <w:top w:val="none" w:sz="0" w:space="0" w:color="auto"/>
        <w:left w:val="none" w:sz="0" w:space="0" w:color="auto"/>
        <w:bottom w:val="none" w:sz="0" w:space="0" w:color="auto"/>
        <w:right w:val="none" w:sz="0" w:space="0" w:color="auto"/>
      </w:divBdr>
    </w:div>
    <w:div w:id="799543215">
      <w:bodyDiv w:val="1"/>
      <w:marLeft w:val="0"/>
      <w:marRight w:val="0"/>
      <w:marTop w:val="0"/>
      <w:marBottom w:val="0"/>
      <w:divBdr>
        <w:top w:val="none" w:sz="0" w:space="0" w:color="auto"/>
        <w:left w:val="none" w:sz="0" w:space="0" w:color="auto"/>
        <w:bottom w:val="none" w:sz="0" w:space="0" w:color="auto"/>
        <w:right w:val="none" w:sz="0" w:space="0" w:color="auto"/>
      </w:divBdr>
    </w:div>
    <w:div w:id="805316065">
      <w:bodyDiv w:val="1"/>
      <w:marLeft w:val="0"/>
      <w:marRight w:val="0"/>
      <w:marTop w:val="0"/>
      <w:marBottom w:val="0"/>
      <w:divBdr>
        <w:top w:val="none" w:sz="0" w:space="0" w:color="auto"/>
        <w:left w:val="none" w:sz="0" w:space="0" w:color="auto"/>
        <w:bottom w:val="none" w:sz="0" w:space="0" w:color="auto"/>
        <w:right w:val="none" w:sz="0" w:space="0" w:color="auto"/>
      </w:divBdr>
    </w:div>
    <w:div w:id="839613786">
      <w:bodyDiv w:val="1"/>
      <w:marLeft w:val="0"/>
      <w:marRight w:val="0"/>
      <w:marTop w:val="0"/>
      <w:marBottom w:val="0"/>
      <w:divBdr>
        <w:top w:val="none" w:sz="0" w:space="0" w:color="auto"/>
        <w:left w:val="none" w:sz="0" w:space="0" w:color="auto"/>
        <w:bottom w:val="none" w:sz="0" w:space="0" w:color="auto"/>
        <w:right w:val="none" w:sz="0" w:space="0" w:color="auto"/>
      </w:divBdr>
    </w:div>
    <w:div w:id="883636429">
      <w:bodyDiv w:val="1"/>
      <w:marLeft w:val="0"/>
      <w:marRight w:val="0"/>
      <w:marTop w:val="0"/>
      <w:marBottom w:val="0"/>
      <w:divBdr>
        <w:top w:val="none" w:sz="0" w:space="0" w:color="auto"/>
        <w:left w:val="none" w:sz="0" w:space="0" w:color="auto"/>
        <w:bottom w:val="none" w:sz="0" w:space="0" w:color="auto"/>
        <w:right w:val="none" w:sz="0" w:space="0" w:color="auto"/>
      </w:divBdr>
    </w:div>
    <w:div w:id="896938988">
      <w:bodyDiv w:val="1"/>
      <w:marLeft w:val="0"/>
      <w:marRight w:val="0"/>
      <w:marTop w:val="0"/>
      <w:marBottom w:val="0"/>
      <w:divBdr>
        <w:top w:val="none" w:sz="0" w:space="0" w:color="auto"/>
        <w:left w:val="none" w:sz="0" w:space="0" w:color="auto"/>
        <w:bottom w:val="none" w:sz="0" w:space="0" w:color="auto"/>
        <w:right w:val="none" w:sz="0" w:space="0" w:color="auto"/>
      </w:divBdr>
    </w:div>
    <w:div w:id="995185450">
      <w:bodyDiv w:val="1"/>
      <w:marLeft w:val="0"/>
      <w:marRight w:val="0"/>
      <w:marTop w:val="0"/>
      <w:marBottom w:val="0"/>
      <w:divBdr>
        <w:top w:val="none" w:sz="0" w:space="0" w:color="auto"/>
        <w:left w:val="none" w:sz="0" w:space="0" w:color="auto"/>
        <w:bottom w:val="none" w:sz="0" w:space="0" w:color="auto"/>
        <w:right w:val="none" w:sz="0" w:space="0" w:color="auto"/>
      </w:divBdr>
    </w:div>
    <w:div w:id="1097822677">
      <w:bodyDiv w:val="1"/>
      <w:marLeft w:val="0"/>
      <w:marRight w:val="0"/>
      <w:marTop w:val="0"/>
      <w:marBottom w:val="0"/>
      <w:divBdr>
        <w:top w:val="none" w:sz="0" w:space="0" w:color="auto"/>
        <w:left w:val="none" w:sz="0" w:space="0" w:color="auto"/>
        <w:bottom w:val="none" w:sz="0" w:space="0" w:color="auto"/>
        <w:right w:val="none" w:sz="0" w:space="0" w:color="auto"/>
      </w:divBdr>
    </w:div>
    <w:div w:id="1149977703">
      <w:bodyDiv w:val="1"/>
      <w:marLeft w:val="0"/>
      <w:marRight w:val="0"/>
      <w:marTop w:val="0"/>
      <w:marBottom w:val="0"/>
      <w:divBdr>
        <w:top w:val="none" w:sz="0" w:space="0" w:color="auto"/>
        <w:left w:val="none" w:sz="0" w:space="0" w:color="auto"/>
        <w:bottom w:val="none" w:sz="0" w:space="0" w:color="auto"/>
        <w:right w:val="none" w:sz="0" w:space="0" w:color="auto"/>
      </w:divBdr>
    </w:div>
    <w:div w:id="1201481418">
      <w:bodyDiv w:val="1"/>
      <w:marLeft w:val="0"/>
      <w:marRight w:val="0"/>
      <w:marTop w:val="0"/>
      <w:marBottom w:val="0"/>
      <w:divBdr>
        <w:top w:val="none" w:sz="0" w:space="0" w:color="auto"/>
        <w:left w:val="none" w:sz="0" w:space="0" w:color="auto"/>
        <w:bottom w:val="none" w:sz="0" w:space="0" w:color="auto"/>
        <w:right w:val="none" w:sz="0" w:space="0" w:color="auto"/>
      </w:divBdr>
    </w:div>
    <w:div w:id="1220507980">
      <w:bodyDiv w:val="1"/>
      <w:marLeft w:val="0"/>
      <w:marRight w:val="0"/>
      <w:marTop w:val="0"/>
      <w:marBottom w:val="0"/>
      <w:divBdr>
        <w:top w:val="none" w:sz="0" w:space="0" w:color="auto"/>
        <w:left w:val="none" w:sz="0" w:space="0" w:color="auto"/>
        <w:bottom w:val="none" w:sz="0" w:space="0" w:color="auto"/>
        <w:right w:val="none" w:sz="0" w:space="0" w:color="auto"/>
      </w:divBdr>
    </w:div>
    <w:div w:id="1221137289">
      <w:bodyDiv w:val="1"/>
      <w:marLeft w:val="0"/>
      <w:marRight w:val="0"/>
      <w:marTop w:val="0"/>
      <w:marBottom w:val="0"/>
      <w:divBdr>
        <w:top w:val="none" w:sz="0" w:space="0" w:color="auto"/>
        <w:left w:val="none" w:sz="0" w:space="0" w:color="auto"/>
        <w:bottom w:val="none" w:sz="0" w:space="0" w:color="auto"/>
        <w:right w:val="none" w:sz="0" w:space="0" w:color="auto"/>
      </w:divBdr>
    </w:div>
    <w:div w:id="1238127147">
      <w:bodyDiv w:val="1"/>
      <w:marLeft w:val="0"/>
      <w:marRight w:val="0"/>
      <w:marTop w:val="0"/>
      <w:marBottom w:val="0"/>
      <w:divBdr>
        <w:top w:val="none" w:sz="0" w:space="0" w:color="auto"/>
        <w:left w:val="none" w:sz="0" w:space="0" w:color="auto"/>
        <w:bottom w:val="none" w:sz="0" w:space="0" w:color="auto"/>
        <w:right w:val="none" w:sz="0" w:space="0" w:color="auto"/>
      </w:divBdr>
    </w:div>
    <w:div w:id="1242913364">
      <w:bodyDiv w:val="1"/>
      <w:marLeft w:val="0"/>
      <w:marRight w:val="0"/>
      <w:marTop w:val="0"/>
      <w:marBottom w:val="0"/>
      <w:divBdr>
        <w:top w:val="none" w:sz="0" w:space="0" w:color="auto"/>
        <w:left w:val="none" w:sz="0" w:space="0" w:color="auto"/>
        <w:bottom w:val="none" w:sz="0" w:space="0" w:color="auto"/>
        <w:right w:val="none" w:sz="0" w:space="0" w:color="auto"/>
      </w:divBdr>
    </w:div>
    <w:div w:id="1249195987">
      <w:bodyDiv w:val="1"/>
      <w:marLeft w:val="0"/>
      <w:marRight w:val="0"/>
      <w:marTop w:val="0"/>
      <w:marBottom w:val="0"/>
      <w:divBdr>
        <w:top w:val="none" w:sz="0" w:space="0" w:color="auto"/>
        <w:left w:val="none" w:sz="0" w:space="0" w:color="auto"/>
        <w:bottom w:val="none" w:sz="0" w:space="0" w:color="auto"/>
        <w:right w:val="none" w:sz="0" w:space="0" w:color="auto"/>
      </w:divBdr>
    </w:div>
    <w:div w:id="1261329675">
      <w:bodyDiv w:val="1"/>
      <w:marLeft w:val="0"/>
      <w:marRight w:val="0"/>
      <w:marTop w:val="0"/>
      <w:marBottom w:val="0"/>
      <w:divBdr>
        <w:top w:val="none" w:sz="0" w:space="0" w:color="auto"/>
        <w:left w:val="none" w:sz="0" w:space="0" w:color="auto"/>
        <w:bottom w:val="none" w:sz="0" w:space="0" w:color="auto"/>
        <w:right w:val="none" w:sz="0" w:space="0" w:color="auto"/>
      </w:divBdr>
    </w:div>
    <w:div w:id="1297297781">
      <w:bodyDiv w:val="1"/>
      <w:marLeft w:val="0"/>
      <w:marRight w:val="0"/>
      <w:marTop w:val="0"/>
      <w:marBottom w:val="0"/>
      <w:divBdr>
        <w:top w:val="none" w:sz="0" w:space="0" w:color="auto"/>
        <w:left w:val="none" w:sz="0" w:space="0" w:color="auto"/>
        <w:bottom w:val="none" w:sz="0" w:space="0" w:color="auto"/>
        <w:right w:val="none" w:sz="0" w:space="0" w:color="auto"/>
      </w:divBdr>
    </w:div>
    <w:div w:id="1334605034">
      <w:bodyDiv w:val="1"/>
      <w:marLeft w:val="0"/>
      <w:marRight w:val="0"/>
      <w:marTop w:val="0"/>
      <w:marBottom w:val="0"/>
      <w:divBdr>
        <w:top w:val="none" w:sz="0" w:space="0" w:color="auto"/>
        <w:left w:val="none" w:sz="0" w:space="0" w:color="auto"/>
        <w:bottom w:val="none" w:sz="0" w:space="0" w:color="auto"/>
        <w:right w:val="none" w:sz="0" w:space="0" w:color="auto"/>
      </w:divBdr>
    </w:div>
    <w:div w:id="1355040538">
      <w:bodyDiv w:val="1"/>
      <w:marLeft w:val="0"/>
      <w:marRight w:val="0"/>
      <w:marTop w:val="0"/>
      <w:marBottom w:val="0"/>
      <w:divBdr>
        <w:top w:val="none" w:sz="0" w:space="0" w:color="auto"/>
        <w:left w:val="none" w:sz="0" w:space="0" w:color="auto"/>
        <w:bottom w:val="none" w:sz="0" w:space="0" w:color="auto"/>
        <w:right w:val="none" w:sz="0" w:space="0" w:color="auto"/>
      </w:divBdr>
    </w:div>
    <w:div w:id="1457261514">
      <w:bodyDiv w:val="1"/>
      <w:marLeft w:val="0"/>
      <w:marRight w:val="0"/>
      <w:marTop w:val="0"/>
      <w:marBottom w:val="0"/>
      <w:divBdr>
        <w:top w:val="none" w:sz="0" w:space="0" w:color="auto"/>
        <w:left w:val="none" w:sz="0" w:space="0" w:color="auto"/>
        <w:bottom w:val="none" w:sz="0" w:space="0" w:color="auto"/>
        <w:right w:val="none" w:sz="0" w:space="0" w:color="auto"/>
      </w:divBdr>
    </w:div>
    <w:div w:id="1468427254">
      <w:bodyDiv w:val="1"/>
      <w:marLeft w:val="0"/>
      <w:marRight w:val="0"/>
      <w:marTop w:val="0"/>
      <w:marBottom w:val="0"/>
      <w:divBdr>
        <w:top w:val="none" w:sz="0" w:space="0" w:color="auto"/>
        <w:left w:val="none" w:sz="0" w:space="0" w:color="auto"/>
        <w:bottom w:val="none" w:sz="0" w:space="0" w:color="auto"/>
        <w:right w:val="none" w:sz="0" w:space="0" w:color="auto"/>
      </w:divBdr>
    </w:div>
    <w:div w:id="1505511449">
      <w:bodyDiv w:val="1"/>
      <w:marLeft w:val="0"/>
      <w:marRight w:val="0"/>
      <w:marTop w:val="0"/>
      <w:marBottom w:val="0"/>
      <w:divBdr>
        <w:top w:val="none" w:sz="0" w:space="0" w:color="auto"/>
        <w:left w:val="none" w:sz="0" w:space="0" w:color="auto"/>
        <w:bottom w:val="none" w:sz="0" w:space="0" w:color="auto"/>
        <w:right w:val="none" w:sz="0" w:space="0" w:color="auto"/>
      </w:divBdr>
    </w:div>
    <w:div w:id="1508909356">
      <w:bodyDiv w:val="1"/>
      <w:marLeft w:val="0"/>
      <w:marRight w:val="0"/>
      <w:marTop w:val="0"/>
      <w:marBottom w:val="0"/>
      <w:divBdr>
        <w:top w:val="none" w:sz="0" w:space="0" w:color="auto"/>
        <w:left w:val="none" w:sz="0" w:space="0" w:color="auto"/>
        <w:bottom w:val="none" w:sz="0" w:space="0" w:color="auto"/>
        <w:right w:val="none" w:sz="0" w:space="0" w:color="auto"/>
      </w:divBdr>
    </w:div>
    <w:div w:id="1561404090">
      <w:bodyDiv w:val="1"/>
      <w:marLeft w:val="0"/>
      <w:marRight w:val="0"/>
      <w:marTop w:val="0"/>
      <w:marBottom w:val="0"/>
      <w:divBdr>
        <w:top w:val="none" w:sz="0" w:space="0" w:color="auto"/>
        <w:left w:val="none" w:sz="0" w:space="0" w:color="auto"/>
        <w:bottom w:val="none" w:sz="0" w:space="0" w:color="auto"/>
        <w:right w:val="none" w:sz="0" w:space="0" w:color="auto"/>
      </w:divBdr>
    </w:div>
    <w:div w:id="1647776432">
      <w:bodyDiv w:val="1"/>
      <w:marLeft w:val="0"/>
      <w:marRight w:val="0"/>
      <w:marTop w:val="0"/>
      <w:marBottom w:val="0"/>
      <w:divBdr>
        <w:top w:val="none" w:sz="0" w:space="0" w:color="auto"/>
        <w:left w:val="none" w:sz="0" w:space="0" w:color="auto"/>
        <w:bottom w:val="none" w:sz="0" w:space="0" w:color="auto"/>
        <w:right w:val="none" w:sz="0" w:space="0" w:color="auto"/>
      </w:divBdr>
    </w:div>
    <w:div w:id="1705054969">
      <w:bodyDiv w:val="1"/>
      <w:marLeft w:val="0"/>
      <w:marRight w:val="0"/>
      <w:marTop w:val="0"/>
      <w:marBottom w:val="0"/>
      <w:divBdr>
        <w:top w:val="none" w:sz="0" w:space="0" w:color="auto"/>
        <w:left w:val="none" w:sz="0" w:space="0" w:color="auto"/>
        <w:bottom w:val="none" w:sz="0" w:space="0" w:color="auto"/>
        <w:right w:val="none" w:sz="0" w:space="0" w:color="auto"/>
      </w:divBdr>
    </w:div>
    <w:div w:id="1743989710">
      <w:bodyDiv w:val="1"/>
      <w:marLeft w:val="0"/>
      <w:marRight w:val="0"/>
      <w:marTop w:val="0"/>
      <w:marBottom w:val="0"/>
      <w:divBdr>
        <w:top w:val="none" w:sz="0" w:space="0" w:color="auto"/>
        <w:left w:val="none" w:sz="0" w:space="0" w:color="auto"/>
        <w:bottom w:val="none" w:sz="0" w:space="0" w:color="auto"/>
        <w:right w:val="none" w:sz="0" w:space="0" w:color="auto"/>
      </w:divBdr>
    </w:div>
    <w:div w:id="183298840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906986467">
      <w:bodyDiv w:val="1"/>
      <w:marLeft w:val="0"/>
      <w:marRight w:val="0"/>
      <w:marTop w:val="0"/>
      <w:marBottom w:val="0"/>
      <w:divBdr>
        <w:top w:val="none" w:sz="0" w:space="0" w:color="auto"/>
        <w:left w:val="none" w:sz="0" w:space="0" w:color="auto"/>
        <w:bottom w:val="none" w:sz="0" w:space="0" w:color="auto"/>
        <w:right w:val="none" w:sz="0" w:space="0" w:color="auto"/>
      </w:divBdr>
    </w:div>
    <w:div w:id="1911962312">
      <w:bodyDiv w:val="1"/>
      <w:marLeft w:val="0"/>
      <w:marRight w:val="0"/>
      <w:marTop w:val="0"/>
      <w:marBottom w:val="0"/>
      <w:divBdr>
        <w:top w:val="none" w:sz="0" w:space="0" w:color="auto"/>
        <w:left w:val="none" w:sz="0" w:space="0" w:color="auto"/>
        <w:bottom w:val="none" w:sz="0" w:space="0" w:color="auto"/>
        <w:right w:val="none" w:sz="0" w:space="0" w:color="auto"/>
      </w:divBdr>
    </w:div>
    <w:div w:id="1928807525">
      <w:bodyDiv w:val="1"/>
      <w:marLeft w:val="0"/>
      <w:marRight w:val="0"/>
      <w:marTop w:val="0"/>
      <w:marBottom w:val="0"/>
      <w:divBdr>
        <w:top w:val="none" w:sz="0" w:space="0" w:color="auto"/>
        <w:left w:val="none" w:sz="0" w:space="0" w:color="auto"/>
        <w:bottom w:val="none" w:sz="0" w:space="0" w:color="auto"/>
        <w:right w:val="none" w:sz="0" w:space="0" w:color="auto"/>
      </w:divBdr>
    </w:div>
    <w:div w:id="1995138718">
      <w:bodyDiv w:val="1"/>
      <w:marLeft w:val="0"/>
      <w:marRight w:val="0"/>
      <w:marTop w:val="0"/>
      <w:marBottom w:val="0"/>
      <w:divBdr>
        <w:top w:val="none" w:sz="0" w:space="0" w:color="auto"/>
        <w:left w:val="none" w:sz="0" w:space="0" w:color="auto"/>
        <w:bottom w:val="none" w:sz="0" w:space="0" w:color="auto"/>
        <w:right w:val="none" w:sz="0" w:space="0" w:color="auto"/>
      </w:divBdr>
    </w:div>
    <w:div w:id="2041202389">
      <w:bodyDiv w:val="1"/>
      <w:marLeft w:val="0"/>
      <w:marRight w:val="0"/>
      <w:marTop w:val="0"/>
      <w:marBottom w:val="0"/>
      <w:divBdr>
        <w:top w:val="none" w:sz="0" w:space="0" w:color="auto"/>
        <w:left w:val="none" w:sz="0" w:space="0" w:color="auto"/>
        <w:bottom w:val="none" w:sz="0" w:space="0" w:color="auto"/>
        <w:right w:val="none" w:sz="0" w:space="0" w:color="auto"/>
      </w:divBdr>
    </w:div>
    <w:div w:id="207816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SAS19</b:Tag>
    <b:SourceType>InternetSite</b:SourceType>
    <b:Guid>{45DF8E55-CB7F-4FEA-BC0D-B663FBFC2654}</b:Guid>
    <b:Author>
      <b:Author>
        <b:Corporate>SAS Institute Inc.</b:Corporate>
      </b:Author>
    </b:Author>
    <b:Title>Big Data What it is and why it matters</b:Title>
    <b:Year>2019</b:Year>
    <b:LCID>es-CR</b:LCID>
    <b:InternetSiteTitle>sas</b:InternetSiteTitle>
    <b:URL>https://www.sas.com/en_us/insights/big-data/what-is-big-data.html</b:URL>
    <b:RefOrder>2</b:RefOrder>
  </b:Source>
  <b:Source>
    <b:Tag>Qui19</b:Tag>
    <b:SourceType>InternetSite</b:SourceType>
    <b:Guid>{C2C39150-BCDC-4F64-99BB-E4077287BEB0}</b:Guid>
    <b:LCID>es-CR</b:LCID>
    <b:Author>
      <b:Author>
        <b:Corporate> Quinstreet Inc.</b:Corporate>
      </b:Author>
    </b:Author>
    <b:Title>Big Data Use Cases</b:Title>
    <b:InternetSiteTitle>Datamation</b:InternetSiteTitle>
    <b:Year>2019</b:Year>
    <b:URL>https://www.datamation.com/big-data/big-data-use-cases.html</b:URL>
    <b:RefOrder>3</b:RefOrder>
  </b:Source>
  <b:Source>
    <b:Tag>Exp19</b:Tag>
    <b:SourceType>InternetSite</b:SourceType>
    <b:Guid>{280B5DB5-9904-4A59-8B11-E365086208B2}</b:Guid>
    <b:LCID>es-CR</b:LCID>
    <b:Author>
      <b:Author>
        <b:Corporate>Experian Information Solutions, Inc.</b:Corporate>
      </b:Author>
    </b:Author>
    <b:Title>Commerce fraud rates spike 33% in 2016</b:Title>
    <b:InternetSiteTitle>experian</b:InternetSiteTitle>
    <b:Year>2019</b:Year>
    <b:URL>http://www.experian.com/blogs/insights/2017/03/e-commerce-fraud-rates-spike-in-2016/</b:URL>
    <b:RefOrder>4</b:RefOrder>
  </b:Source>
  <b:Source>
    <b:Tag>Wha19</b:Tag>
    <b:SourceType>InternetSite</b:SourceType>
    <b:Guid>{757FE8B3-FB0B-444B-9AC4-8A4861212268}</b:Guid>
    <b:LCID>es-CR</b:LCID>
    <b:Title>What Is Big Data?</b:Title>
    <b:InternetSiteTitle>MongoDB, Inc.</b:InternetSiteTitle>
    <b:Year>2019</b:Year>
    <b:URL>https://www.mongodb.com/big-data-explained</b:URL>
    <b:RefOrder>1</b:RefOrder>
  </b:Source>
  <b:Source>
    <b:Tag>Mon19</b:Tag>
    <b:SourceType>InternetSite</b:SourceType>
    <b:Guid>{3451F7BF-C9C4-4830-B8E2-FA6DE419B0F3}</b:Guid>
    <b:Author>
      <b:Author>
        <b:Corporate>MongoDB, Inc.</b:Corporate>
      </b:Author>
    </b:Author>
    <b:Title>Big Data Explained</b:Title>
    <b:InternetSiteTitle>www.mongodb.com</b:InternetSiteTitle>
    <b:Year>2019</b:Year>
    <b:URL>https://www.mongodb.com/big-data-explained</b:URL>
    <b:RefOrder>5</b:RefOrder>
  </b:Source>
  <b:Source>
    <b:Tag>Hor19</b:Tag>
    <b:SourceType>InternetSite</b:SourceType>
    <b:Guid>{CD532B5E-CC37-4C7C-8711-08C96D118716}</b:Guid>
    <b:LCID>es-CR</b:LCID>
    <b:Author>
      <b:Author>
        <b:Corporate>HortonWorks</b:Corporate>
      </b:Author>
    </b:Author>
    <b:Title>Using Big Data for Financial Fraud Prevention</b:Title>
    <b:InternetSiteTitle>hortonworks.com</b:InternetSiteTitle>
    <b:Year>2019</b:Year>
    <b:URL>https://hortonworks.com/article/using-big-data-for-financial-fraud-prevention/</b:URL>
    <b:RefOrder>6</b:RefOrder>
  </b:Source>
  <b:Source>
    <b:Tag>The16</b:Tag>
    <b:SourceType>InternetSite</b:SourceType>
    <b:Guid>{5131F675-4F61-42DF-B2D4-34D1BEDB85E9}</b:Guid>
    <b:LCID>es-CR</b:LCID>
    <b:Author>
      <b:Author>
        <b:Corporate>The Apache Software Foundation.</b:Corporate>
      </b:Author>
    </b:Author>
    <b:Title>What is Cassandra?</b:Title>
    <b:InternetSiteTitle>http://cassandra.apache.org/</b:InternetSiteTitle>
    <b:Year>2016</b:Year>
    <b:URL>http://cassandra.apache.org/</b:URL>
    <b:RefOrder>7</b:RefOrder>
  </b:Source>
  <b:Source>
    <b:Tag>ria19</b:Tag>
    <b:SourceType>InternetSite</b:SourceType>
    <b:Guid>{57A3E614-9B56-4977-89DC-4913D1D40C72}</b:Guid>
    <b:LCID>es-CR</b:LCID>
    <b:Author>
      <b:Author>
        <b:Corporate>riak</b:Corporate>
      </b:Author>
    </b:Author>
    <b:Title>HELPING ENTERPRISES BUILD MORE RESILIENT APPLICATIONS</b:Title>
    <b:InternetSiteTitle>riak.com</b:InternetSiteTitle>
    <b:Year>2019</b:Year>
    <b:URL>https://riak.com/resources/big-data-databases/</b:URL>
    <b:RefOrder>8</b:RefOrder>
  </b:Source>
  <b:Source>
    <b:Tag>Mel16</b:Tag>
    <b:SourceType>InternetSite</b:SourceType>
    <b:Guid>{CC2B132D-1FB4-4D92-A098-6BC9BB6E86EF}</b:Guid>
    <b:LCID>es-CR</b:LCID>
    <b:Author>
      <b:Author>
        <b:NameList>
          <b:Person>
            <b:Last>L</b:Last>
            <b:First>Melvin</b:First>
          </b:Person>
        </b:NameList>
      </b:Author>
    </b:Author>
    <b:Title>Quick introduction to Apache Spark</b:Title>
    <b:InternetSiteTitle>www.youtube.com</b:InternetSiteTitle>
    <b:Year>2016</b:Year>
    <b:URL>https://www.youtube.com/watch?v=TgiBvKcGL24</b:URL>
    <b:RefOrder>9</b:RefOrder>
  </b:Source>
  <b:Source>
    <b:Tag>Acq18</b:Tag>
    <b:SourceType>InternetSite</b:SourceType>
    <b:Guid>{3BA50B0B-47EE-4399-8E72-CDDA9C6DEBD4}</b:Guid>
    <b:LCID>es-CR</b:LCID>
    <b:Author>
      <b:Author>
        <b:Corporate>Acquia Inc.</b:Corporate>
      </b:Author>
    </b:Author>
    <b:Title>dev.acquia.com</b:Title>
    <b:InternetSiteTitle>Using Apache Spark for Data Processing: Lessons Learned</b:InternetSiteTitle>
    <b:Year>2018</b:Year>
    <b:URL>https://dev.acquia.com/blog/using-apache-spark-for-data-processing-lessons-learned/28/06/2018/19641</b:URL>
    <b:RefOrder>10</b:RefOrder>
  </b:Source>
</b:Sources>
</file>

<file path=customXml/itemProps1.xml><?xml version="1.0" encoding="utf-8"?>
<ds:datastoreItem xmlns:ds="http://schemas.openxmlformats.org/officeDocument/2006/customXml" ds:itemID="{4888AEE8-B7BA-47DF-B124-E55CA3F7C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1870</TotalTime>
  <Pages>11</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Pinto</dc:creator>
  <cp:keywords/>
  <dc:description/>
  <cp:lastModifiedBy>Andres Pinto</cp:lastModifiedBy>
  <cp:revision>32</cp:revision>
  <dcterms:created xsi:type="dcterms:W3CDTF">2019-01-29T22:30:00Z</dcterms:created>
  <dcterms:modified xsi:type="dcterms:W3CDTF">2019-03-18T04:03:00Z</dcterms:modified>
</cp:coreProperties>
</file>